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76A3"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Abstract: </w:t>
      </w:r>
    </w:p>
    <w:p w14:paraId="3E2EF758" w14:textId="2136809E" w:rsidR="00281382" w:rsidRPr="00FB7E66" w:rsidRDefault="00F6600B" w:rsidP="00C50C35">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Despite their reputation for species specificity, pheromones can influence interactions across trophic levels. This is particularly relevant in agricultural systems where predator-derived cues could influence pest and natural enemies. The predatory spined soldier bug, </w:t>
      </w:r>
      <w:r w:rsidRPr="00FB7E66">
        <w:rPr>
          <w:rFonts w:ascii="Times New Roman" w:eastAsia="Times New Roman" w:hAnsi="Times New Roman" w:cs="Times New Roman"/>
          <w:i/>
          <w:iCs/>
          <w:sz w:val="24"/>
          <w:szCs w:val="24"/>
        </w:rPr>
        <w:t>Podisus maculiventris</w:t>
      </w:r>
      <w:r w:rsidRPr="00FB7E66">
        <w:rPr>
          <w:rFonts w:ascii="Times New Roman" w:eastAsia="Times New Roman" w:hAnsi="Times New Roman" w:cs="Times New Roman"/>
          <w:sz w:val="24"/>
          <w:szCs w:val="24"/>
        </w:rPr>
        <w:t xml:space="preserve"> (Say) (Hemiptera: Pentatomidae), preys upon the Colorado potato beetle,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 xml:space="preserve"> (Say) (Coleoptera: Chrysomelidae), a major pest of solanaceous crops. Previous field work shows that a synthetic aggregation pheromone of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reduces beetle larval abundance through non-consumptive effects, yet potential impacts on other herbivores and predators remain unclear. We hypothesized that synthetic predator pheromone cues could alter herbivore and predator feeding behavior in an agroecosystem. A field experiment evaluated the effects of the synthetic predator pheromone on herbivore and natural enemy abundance and diversity. We also deployed sentinel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egg clutches across the season to measure field predation rates. Greenhouse feeding assays tested whether common predators altered consumption of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eggs in response to the pheromone. Field results indicated a reduction in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larval abundance in pheromone-treated plots without detectable changes in overall herbivore or predator community abundance or diversity.</w:t>
      </w:r>
      <w:ins w:id="0" w:author="Laura Martinez" w:date="2026-07-17T12:53:00Z" w16du:dateUtc="2026-07-17T16:53:00Z">
        <w:r w:rsidR="007818E9" w:rsidRPr="007818E9">
          <w:rPr>
            <w:rFonts w:ascii="Times New Roman" w:eastAsia="Times New Roman" w:hAnsi="Times New Roman" w:cs="Times New Roman"/>
            <w:sz w:val="24"/>
            <w:szCs w:val="24"/>
          </w:rPr>
          <w:t xml:space="preserve"> </w:t>
        </w:r>
        <w:r w:rsidR="007818E9" w:rsidRPr="00FB7E66">
          <w:rPr>
            <w:rFonts w:ascii="Times New Roman" w:eastAsia="Times New Roman" w:hAnsi="Times New Roman" w:cs="Times New Roman"/>
            <w:sz w:val="24"/>
            <w:szCs w:val="24"/>
          </w:rPr>
          <w:t>However, predation rates in pheromone-treated plots</w:t>
        </w:r>
        <w:r w:rsidR="007818E9">
          <w:rPr>
            <w:rFonts w:ascii="Times New Roman" w:eastAsia="Times New Roman" w:hAnsi="Times New Roman" w:cs="Times New Roman"/>
            <w:sz w:val="24"/>
            <w:szCs w:val="24"/>
          </w:rPr>
          <w:t xml:space="preserve"> (mean ± SE: 9.8 ± 2.9 eggs consumed per three days)</w:t>
        </w:r>
        <w:r w:rsidR="007818E9" w:rsidRPr="00FB7E66">
          <w:rPr>
            <w:rFonts w:ascii="Times New Roman" w:eastAsia="Times New Roman" w:hAnsi="Times New Roman" w:cs="Times New Roman"/>
            <w:sz w:val="24"/>
            <w:szCs w:val="24"/>
          </w:rPr>
          <w:t xml:space="preserve"> were five times higher compared to the control</w:t>
        </w:r>
        <w:r w:rsidR="007818E9">
          <w:rPr>
            <w:rFonts w:ascii="Times New Roman" w:eastAsia="Times New Roman" w:hAnsi="Times New Roman" w:cs="Times New Roman"/>
            <w:sz w:val="24"/>
            <w:szCs w:val="24"/>
          </w:rPr>
          <w:t xml:space="preserve"> (1.4 ± 0.5 eggs consumed per three days)</w:t>
        </w:r>
        <w:r w:rsidR="007818E9" w:rsidRPr="00FB7E66">
          <w:rPr>
            <w:rFonts w:ascii="Times New Roman" w:eastAsia="Times New Roman" w:hAnsi="Times New Roman" w:cs="Times New Roman"/>
            <w:sz w:val="24"/>
            <w:szCs w:val="24"/>
          </w:rPr>
          <w:t xml:space="preserve">. </w:t>
        </w:r>
      </w:ins>
      <w:del w:id="1" w:author="Laura Martinez" w:date="2026-07-16T11:30:00Z" w16du:dateUtc="2026-07-16T15:30:00Z">
        <w:r w:rsidRPr="00FB7E66" w:rsidDel="00FF7014">
          <w:rPr>
            <w:rFonts w:ascii="Times New Roman" w:eastAsia="Times New Roman" w:hAnsi="Times New Roman" w:cs="Times New Roman"/>
            <w:sz w:val="24"/>
            <w:szCs w:val="24"/>
          </w:rPr>
          <w:delText xml:space="preserve"> However, predation rates in pheromone-treated plots were five times higher compared to the control</w:delText>
        </w:r>
      </w:del>
      <w:del w:id="2" w:author="Laura Martinez" w:date="2026-07-17T12:53:00Z" w16du:dateUtc="2026-07-17T16:53:00Z">
        <w:r w:rsidRPr="00FB7E66" w:rsidDel="007D2061">
          <w:rPr>
            <w:rFonts w:ascii="Times New Roman" w:eastAsia="Times New Roman" w:hAnsi="Times New Roman" w:cs="Times New Roman"/>
            <w:sz w:val="24"/>
            <w:szCs w:val="24"/>
          </w:rPr>
          <w:delText xml:space="preserve">. </w:delText>
        </w:r>
      </w:del>
      <w:r w:rsidRPr="00FB7E66">
        <w:rPr>
          <w:rFonts w:ascii="Times New Roman" w:eastAsia="Times New Roman" w:hAnsi="Times New Roman" w:cs="Times New Roman"/>
          <w:sz w:val="24"/>
          <w:szCs w:val="24"/>
        </w:rPr>
        <w:t xml:space="preserve">Greenhouse assays showed increased egg consumption by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These findings suggest that the synthetic predator pheromone may </w:t>
      </w:r>
      <w:ins w:id="3" w:author="Laura Martinez" w:date="2026-07-16T12:00:00Z" w16du:dateUtc="2026-07-16T16:00:00Z">
        <w:r w:rsidR="00E042FE">
          <w:rPr>
            <w:rFonts w:ascii="Times New Roman" w:eastAsia="Times New Roman" w:hAnsi="Times New Roman" w:cs="Times New Roman"/>
            <w:sz w:val="24"/>
            <w:szCs w:val="24"/>
          </w:rPr>
          <w:t xml:space="preserve">enhance </w:t>
        </w:r>
        <w:r w:rsidR="00A55F80">
          <w:rPr>
            <w:rFonts w:ascii="Times New Roman" w:eastAsia="Times New Roman" w:hAnsi="Times New Roman" w:cs="Times New Roman"/>
            <w:sz w:val="24"/>
            <w:szCs w:val="24"/>
          </w:rPr>
          <w:t xml:space="preserve">the </w:t>
        </w:r>
      </w:ins>
      <w:del w:id="4" w:author="Laura Martinez" w:date="2026-07-16T12:00:00Z" w16du:dateUtc="2026-07-16T16:00:00Z">
        <w:r w:rsidRPr="00FB7E66" w:rsidDel="00E042FE">
          <w:rPr>
            <w:rFonts w:ascii="Times New Roman" w:eastAsia="Times New Roman" w:hAnsi="Times New Roman" w:cs="Times New Roman"/>
            <w:sz w:val="24"/>
            <w:szCs w:val="24"/>
          </w:rPr>
          <w:delText>reduce</w:delText>
        </w:r>
        <w:r w:rsidRPr="00FB7E66" w:rsidDel="00A55F80">
          <w:rPr>
            <w:rFonts w:ascii="Times New Roman" w:eastAsia="Times New Roman" w:hAnsi="Times New Roman" w:cs="Times New Roman"/>
            <w:sz w:val="24"/>
            <w:szCs w:val="24"/>
          </w:rPr>
          <w:delText xml:space="preserve"> </w:delText>
        </w:r>
        <w:r w:rsidRPr="00FB7E66" w:rsidDel="00A55F80">
          <w:rPr>
            <w:rFonts w:ascii="Times New Roman" w:eastAsia="Times New Roman" w:hAnsi="Times New Roman" w:cs="Times New Roman"/>
            <w:i/>
            <w:iCs/>
            <w:sz w:val="24"/>
            <w:szCs w:val="24"/>
          </w:rPr>
          <w:delText>L. decemlineata</w:delText>
        </w:r>
        <w:r w:rsidRPr="00FB7E66" w:rsidDel="00A55F80">
          <w:rPr>
            <w:rFonts w:ascii="Times New Roman" w:eastAsia="Times New Roman" w:hAnsi="Times New Roman" w:cs="Times New Roman"/>
            <w:sz w:val="24"/>
            <w:szCs w:val="24"/>
          </w:rPr>
          <w:delText xml:space="preserve"> populations by enhancing </w:delText>
        </w:r>
      </w:del>
      <w:r w:rsidRPr="00FB7E66">
        <w:rPr>
          <w:rFonts w:ascii="Times New Roman" w:eastAsia="Times New Roman" w:hAnsi="Times New Roman" w:cs="Times New Roman"/>
          <w:sz w:val="24"/>
          <w:szCs w:val="24"/>
        </w:rPr>
        <w:t xml:space="preserve">foraging behavior of </w:t>
      </w:r>
      <w:r w:rsidRPr="00FB7E66">
        <w:rPr>
          <w:rFonts w:ascii="Times New Roman" w:eastAsia="Times New Roman" w:hAnsi="Times New Roman" w:cs="Times New Roman"/>
          <w:i/>
          <w:iCs/>
          <w:sz w:val="24"/>
          <w:szCs w:val="24"/>
        </w:rPr>
        <w:t>P. maculiventris</w:t>
      </w:r>
      <w:ins w:id="5" w:author="Laura Martinez" w:date="2026-07-16T12:00:00Z" w16du:dateUtc="2026-07-16T16:00:00Z">
        <w:r w:rsidR="00A55F80">
          <w:rPr>
            <w:rFonts w:ascii="Times New Roman" w:eastAsia="Times New Roman" w:hAnsi="Times New Roman" w:cs="Times New Roman"/>
            <w:sz w:val="24"/>
            <w:szCs w:val="24"/>
          </w:rPr>
          <w:t>, representing a potential mechanism underlying the observed reduction in</w:t>
        </w:r>
        <w:r w:rsidR="00A55F80" w:rsidRPr="00890B34">
          <w:rPr>
            <w:rFonts w:ascii="Times New Roman" w:eastAsia="Times New Roman" w:hAnsi="Times New Roman" w:cs="Times New Roman"/>
            <w:i/>
            <w:iCs/>
            <w:sz w:val="24"/>
            <w:szCs w:val="24"/>
            <w:rPrChange w:id="6" w:author="Laura Martinez" w:date="2026-07-16T12:01:00Z" w16du:dateUtc="2026-07-16T16:01:00Z">
              <w:rPr>
                <w:rFonts w:ascii="Times New Roman" w:eastAsia="Times New Roman" w:hAnsi="Times New Roman" w:cs="Times New Roman"/>
                <w:sz w:val="24"/>
                <w:szCs w:val="24"/>
              </w:rPr>
            </w:rPrChange>
          </w:rPr>
          <w:t xml:space="preserve"> L</w:t>
        </w:r>
        <w:r w:rsidR="00C47F31" w:rsidRPr="00890B34">
          <w:rPr>
            <w:rFonts w:ascii="Times New Roman" w:eastAsia="Times New Roman" w:hAnsi="Times New Roman" w:cs="Times New Roman"/>
            <w:i/>
            <w:iCs/>
            <w:sz w:val="24"/>
            <w:szCs w:val="24"/>
            <w:rPrChange w:id="7" w:author="Laura Martinez" w:date="2026-07-16T12:01:00Z" w16du:dateUtc="2026-07-16T16:01:00Z">
              <w:rPr>
                <w:rFonts w:ascii="Times New Roman" w:eastAsia="Times New Roman" w:hAnsi="Times New Roman" w:cs="Times New Roman"/>
                <w:sz w:val="24"/>
                <w:szCs w:val="24"/>
              </w:rPr>
            </w:rPrChange>
          </w:rPr>
          <w:t>. decem</w:t>
        </w:r>
      </w:ins>
      <w:ins w:id="8" w:author="Laura Martinez" w:date="2026-07-16T12:01:00Z" w16du:dateUtc="2026-07-16T16:01:00Z">
        <w:r w:rsidR="00C47F31" w:rsidRPr="00890B34">
          <w:rPr>
            <w:rFonts w:ascii="Times New Roman" w:eastAsia="Times New Roman" w:hAnsi="Times New Roman" w:cs="Times New Roman"/>
            <w:i/>
            <w:iCs/>
            <w:sz w:val="24"/>
            <w:szCs w:val="24"/>
            <w:rPrChange w:id="9" w:author="Laura Martinez" w:date="2026-07-16T12:01:00Z" w16du:dateUtc="2026-07-16T16:01:00Z">
              <w:rPr>
                <w:rFonts w:ascii="Times New Roman" w:eastAsia="Times New Roman" w:hAnsi="Times New Roman" w:cs="Times New Roman"/>
                <w:sz w:val="24"/>
                <w:szCs w:val="24"/>
              </w:rPr>
            </w:rPrChange>
          </w:rPr>
          <w:t xml:space="preserve">lineata </w:t>
        </w:r>
        <w:r w:rsidR="00C47F31">
          <w:rPr>
            <w:rFonts w:ascii="Times New Roman" w:eastAsia="Times New Roman" w:hAnsi="Times New Roman" w:cs="Times New Roman"/>
            <w:sz w:val="24"/>
            <w:szCs w:val="24"/>
          </w:rPr>
          <w:t>populations and a promising</w:t>
        </w:r>
      </w:ins>
      <w:r w:rsidRPr="00FB7E66">
        <w:rPr>
          <w:rFonts w:ascii="Times New Roman" w:eastAsia="Times New Roman" w:hAnsi="Times New Roman" w:cs="Times New Roman"/>
          <w:sz w:val="24"/>
          <w:szCs w:val="24"/>
        </w:rPr>
        <w:t xml:space="preserve"> </w:t>
      </w:r>
      <w:del w:id="10" w:author="Laura Martinez" w:date="2026-07-16T12:01:00Z" w16du:dateUtc="2026-07-16T16:01:00Z">
        <w:r w:rsidRPr="00FB7E66" w:rsidDel="00C47F31">
          <w:rPr>
            <w:rFonts w:ascii="Times New Roman" w:eastAsia="Times New Roman" w:hAnsi="Times New Roman" w:cs="Times New Roman"/>
            <w:sz w:val="24"/>
            <w:szCs w:val="24"/>
          </w:rPr>
          <w:lastRenderedPageBreak/>
          <w:delText xml:space="preserve">providing a potential </w:delText>
        </w:r>
      </w:del>
      <w:r w:rsidRPr="00FB7E66">
        <w:rPr>
          <w:rFonts w:ascii="Times New Roman" w:eastAsia="Times New Roman" w:hAnsi="Times New Roman" w:cs="Times New Roman"/>
          <w:sz w:val="24"/>
          <w:szCs w:val="24"/>
        </w:rPr>
        <w:t>tool for potato pest management with minimal non-target impacts on herbivore and predator communities.</w:t>
      </w:r>
    </w:p>
    <w:p w14:paraId="1A20A024" w14:textId="79B83939"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b/>
          <w:bCs/>
          <w:sz w:val="24"/>
          <w:szCs w:val="24"/>
        </w:rPr>
        <w:t>Keywords</w:t>
      </w:r>
      <w:r w:rsidRPr="00FB7E66">
        <w:rPr>
          <w:rFonts w:ascii="Times New Roman" w:eastAsia="Times New Roman" w:hAnsi="Times New Roman" w:cs="Times New Roman"/>
          <w:sz w:val="24"/>
          <w:szCs w:val="24"/>
        </w:rPr>
        <w:t>: chemical ecology, predator cues, non-consumptive effects, foraging behavior, behavioral control</w:t>
      </w:r>
    </w:p>
    <w:p w14:paraId="70AC3B53"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Introduction </w:t>
      </w:r>
    </w:p>
    <w:p w14:paraId="1A6CCC7A" w14:textId="2F07C881"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Semiochemicals, especially sex pheromones, have become essential tools in agricultural pest management, with applications ranging from population monitoring and mass trapping to attract-and-kill, push–pull systems, and mating disruption. Their high specificity and relatively low environmental footprint make them attractive components of integrated pest management (IPM) programs </w:t>
      </w:r>
      <w:hyperlink r:id="rId6">
        <w:r w:rsidR="00281382" w:rsidRPr="00FB7E66">
          <w:rPr>
            <w:rFonts w:ascii="Times New Roman" w:eastAsia="Times New Roman" w:hAnsi="Times New Roman" w:cs="Times New Roman"/>
            <w:sz w:val="24"/>
            <w:szCs w:val="24"/>
          </w:rPr>
          <w:t>(Sharma et al. 2019, Rizvi et al. 2021)</w:t>
        </w:r>
      </w:hyperlink>
      <w:r w:rsidRPr="00FB7E66">
        <w:rPr>
          <w:rFonts w:ascii="Times New Roman" w:eastAsia="Times New Roman" w:hAnsi="Times New Roman" w:cs="Times New Roman"/>
          <w:sz w:val="24"/>
          <w:szCs w:val="24"/>
        </w:rPr>
        <w:t>. For example, sex pheromones are widely deployed to disrupt mating in orchard pests such as the codling moth (</w:t>
      </w:r>
      <w:r w:rsidRPr="00FB7E66">
        <w:rPr>
          <w:rFonts w:ascii="Times New Roman" w:eastAsia="Times New Roman" w:hAnsi="Times New Roman" w:cs="Times New Roman"/>
          <w:i/>
          <w:iCs/>
          <w:sz w:val="24"/>
          <w:szCs w:val="24"/>
        </w:rPr>
        <w:t>Cydia pomonella</w:t>
      </w:r>
      <w:r w:rsidRPr="00FB7E66">
        <w:rPr>
          <w:rFonts w:ascii="Times New Roman" w:eastAsia="Times New Roman" w:hAnsi="Times New Roman" w:cs="Times New Roman"/>
          <w:sz w:val="24"/>
          <w:szCs w:val="24"/>
        </w:rPr>
        <w:t xml:space="preserve">), where pheromone-based disruption has reduced insecticide inputs and becomes a cornerstone of apple and pear IPM </w:t>
      </w:r>
      <w:hyperlink r:id="rId7">
        <w:r w:rsidR="00281382" w:rsidRPr="00FB7E66">
          <w:rPr>
            <w:rFonts w:ascii="Times New Roman" w:eastAsia="Times New Roman" w:hAnsi="Times New Roman" w:cs="Times New Roman"/>
            <w:sz w:val="24"/>
            <w:szCs w:val="24"/>
          </w:rPr>
          <w:t>(Light et al. 2001, Witzgall et al. 2008)</w:t>
        </w:r>
      </w:hyperlink>
      <w:r w:rsidRPr="00FB7E66">
        <w:rPr>
          <w:rFonts w:ascii="Times New Roman" w:eastAsia="Times New Roman" w:hAnsi="Times New Roman" w:cs="Times New Roman"/>
          <w:sz w:val="24"/>
          <w:szCs w:val="24"/>
        </w:rPr>
        <w:t xml:space="preserve">. Along with sex pheromones, aggregation pheromones represent a promising new approach to manipulate pest populations because they attract and retain both sexes.  </w:t>
      </w:r>
      <w:ins w:id="11" w:author="Laura Martinez" w:date="2026-07-18T12:13:00Z">
        <w:r w:rsidR="002E2F18" w:rsidRPr="0083252E">
          <w:rPr>
            <w:rFonts w:ascii="Times New Roman" w:eastAsia="Times New Roman" w:hAnsi="Times New Roman" w:cs="Times New Roman"/>
            <w:sz w:val="24"/>
            <w:szCs w:val="24"/>
          </w:rPr>
          <w:t>A well-known example is the synthetic aggregation pheromone of the boll weevil (</w:t>
        </w:r>
        <w:r w:rsidR="002E2F18" w:rsidRPr="0083252E">
          <w:rPr>
            <w:rFonts w:ascii="Times New Roman" w:eastAsia="Times New Roman" w:hAnsi="Times New Roman" w:cs="Times New Roman"/>
            <w:i/>
            <w:iCs/>
            <w:sz w:val="24"/>
            <w:szCs w:val="24"/>
          </w:rPr>
          <w:t>Anthonomus grandis</w:t>
        </w:r>
        <w:r w:rsidR="002E2F18" w:rsidRPr="0083252E">
          <w:rPr>
            <w:rFonts w:ascii="Times New Roman" w:eastAsia="Times New Roman" w:hAnsi="Times New Roman" w:cs="Times New Roman"/>
            <w:sz w:val="24"/>
            <w:szCs w:val="24"/>
          </w:rPr>
          <w:t>), which has been widely used for monitoring and mass trapping in cotton production (Leonhardt et al. 1988).</w:t>
        </w:r>
      </w:ins>
      <w:ins w:id="12" w:author="Laura Martinez" w:date="2026-07-18T12:14:00Z" w16du:dateUtc="2026-07-18T16:14:00Z">
        <w:r w:rsidR="00940C54">
          <w:rPr>
            <w:rFonts w:ascii="Times New Roman" w:eastAsia="Times New Roman" w:hAnsi="Times New Roman" w:cs="Times New Roman"/>
            <w:sz w:val="24"/>
            <w:szCs w:val="24"/>
          </w:rPr>
          <w:t xml:space="preserve"> </w:t>
        </w:r>
      </w:ins>
      <w:ins w:id="13" w:author="Laura Martinez" w:date="2026-07-18T12:15:00Z" w16du:dateUtc="2026-07-18T16:15:00Z">
        <w:r w:rsidR="00437C83">
          <w:rPr>
            <w:rFonts w:ascii="Times New Roman" w:eastAsia="Times New Roman" w:hAnsi="Times New Roman" w:cs="Times New Roman"/>
            <w:sz w:val="24"/>
            <w:szCs w:val="24"/>
          </w:rPr>
          <w:t>Similarly</w:t>
        </w:r>
      </w:ins>
      <w:ins w:id="14" w:author="Laura Martinez" w:date="2026-07-18T12:14:00Z" w16du:dateUtc="2026-07-18T16:14:00Z">
        <w:r w:rsidR="00940C54">
          <w:rPr>
            <w:rFonts w:ascii="Times New Roman" w:eastAsia="Times New Roman" w:hAnsi="Times New Roman" w:cs="Times New Roman"/>
            <w:sz w:val="24"/>
            <w:szCs w:val="24"/>
          </w:rPr>
          <w:t xml:space="preserve">, </w:t>
        </w:r>
      </w:ins>
      <w:ins w:id="15" w:author="Laura Martinez" w:date="2026-07-18T12:15:00Z" w16du:dateUtc="2026-07-18T16:15:00Z">
        <w:r w:rsidR="00437C83">
          <w:rPr>
            <w:rFonts w:ascii="Times New Roman" w:eastAsia="Times New Roman" w:hAnsi="Times New Roman" w:cs="Times New Roman"/>
            <w:sz w:val="24"/>
            <w:szCs w:val="24"/>
          </w:rPr>
          <w:t xml:space="preserve">aggregation pheromones have been successfully applied in other agricultural systems. </w:t>
        </w:r>
      </w:ins>
      <w:del w:id="16" w:author="Laura Martinez" w:date="2026-07-18T12:11:00Z" w16du:dateUtc="2026-07-18T16:11:00Z">
        <w:r w:rsidRPr="00FB7E66" w:rsidDel="00EF34F3">
          <w:rPr>
            <w:rFonts w:ascii="Times New Roman" w:eastAsia="Times New Roman" w:hAnsi="Times New Roman" w:cs="Times New Roman"/>
            <w:sz w:val="24"/>
            <w:szCs w:val="24"/>
          </w:rPr>
          <w:delText>For instance,</w:delText>
        </w:r>
      </w:del>
      <w:r w:rsidRPr="00FB7E66">
        <w:rPr>
          <w:rFonts w:ascii="Times New Roman" w:eastAsia="Times New Roman" w:hAnsi="Times New Roman" w:cs="Times New Roman"/>
          <w:sz w:val="24"/>
          <w:szCs w:val="24"/>
        </w:rPr>
        <w:t xml:space="preserve"> </w:t>
      </w:r>
      <w:del w:id="17" w:author="Laura Martinez" w:date="2026-07-18T12:15:00Z" w16du:dateUtc="2026-07-18T16:15:00Z">
        <w:r w:rsidRPr="00FB7E66" w:rsidDel="00437C83">
          <w:rPr>
            <w:rFonts w:ascii="Times New Roman" w:eastAsia="Times New Roman" w:hAnsi="Times New Roman" w:cs="Times New Roman"/>
            <w:sz w:val="24"/>
            <w:szCs w:val="24"/>
          </w:rPr>
          <w:delText xml:space="preserve">an </w:delText>
        </w:r>
      </w:del>
      <w:ins w:id="18" w:author="Laura Martinez" w:date="2026-07-18T12:15:00Z" w16du:dateUtc="2026-07-18T16:15:00Z">
        <w:r w:rsidR="003B1136">
          <w:rPr>
            <w:rFonts w:ascii="Times New Roman" w:eastAsia="Times New Roman" w:hAnsi="Times New Roman" w:cs="Times New Roman"/>
            <w:sz w:val="24"/>
            <w:szCs w:val="24"/>
          </w:rPr>
          <w:t xml:space="preserve">An </w:t>
        </w:r>
      </w:ins>
      <w:r w:rsidRPr="00FB7E66">
        <w:rPr>
          <w:rFonts w:ascii="Times New Roman" w:eastAsia="Times New Roman" w:hAnsi="Times New Roman" w:cs="Times New Roman"/>
          <w:sz w:val="24"/>
          <w:szCs w:val="24"/>
        </w:rPr>
        <w:t>aggregation pheromone blend common across thrips has been used to manage greenhouse and field pests, including western flower thrips (</w:t>
      </w:r>
      <w:r w:rsidRPr="00FB7E66">
        <w:rPr>
          <w:rFonts w:ascii="Times New Roman" w:eastAsia="Times New Roman" w:hAnsi="Times New Roman" w:cs="Times New Roman"/>
          <w:i/>
          <w:iCs/>
          <w:sz w:val="24"/>
          <w:szCs w:val="24"/>
        </w:rPr>
        <w:t>Frankliniella occidentalis</w:t>
      </w:r>
      <w:r w:rsidRPr="00FB7E66">
        <w:rPr>
          <w:rFonts w:ascii="Times New Roman" w:eastAsia="Times New Roman" w:hAnsi="Times New Roman" w:cs="Times New Roman"/>
          <w:sz w:val="24"/>
          <w:szCs w:val="24"/>
        </w:rPr>
        <w:t xml:space="preserve">), through attract-and-kill strategies and behavioral interference </w:t>
      </w:r>
      <w:hyperlink r:id="rId8">
        <w:r w:rsidR="00281382" w:rsidRPr="00FB7E66">
          <w:rPr>
            <w:rFonts w:ascii="Times New Roman" w:eastAsia="Times New Roman" w:hAnsi="Times New Roman" w:cs="Times New Roman"/>
            <w:sz w:val="24"/>
            <w:szCs w:val="24"/>
          </w:rPr>
          <w:t>(Kim et al. 2023)</w:t>
        </w:r>
      </w:hyperlink>
      <w:r w:rsidRPr="00FB7E66">
        <w:rPr>
          <w:rFonts w:ascii="Times New Roman" w:eastAsia="Times New Roman" w:hAnsi="Times New Roman" w:cs="Times New Roman"/>
          <w:sz w:val="24"/>
          <w:szCs w:val="24"/>
        </w:rPr>
        <w:t>. Another notable example that works in field settings is vittatalactone, an aggregation pheromone that successfully attracts both male and female striped cucumber beetles (</w:t>
      </w:r>
      <w:r w:rsidRPr="00FB7E66">
        <w:rPr>
          <w:rFonts w:ascii="Times New Roman" w:eastAsia="Times New Roman" w:hAnsi="Times New Roman" w:cs="Times New Roman"/>
          <w:i/>
          <w:iCs/>
          <w:sz w:val="24"/>
          <w:szCs w:val="24"/>
        </w:rPr>
        <w:t>Acalymma vittatum</w:t>
      </w:r>
      <w:r w:rsidRPr="00FB7E66">
        <w:rPr>
          <w:rFonts w:ascii="Times New Roman" w:eastAsia="Times New Roman" w:hAnsi="Times New Roman" w:cs="Times New Roman"/>
          <w:sz w:val="24"/>
          <w:szCs w:val="24"/>
        </w:rPr>
        <w:t>)</w:t>
      </w:r>
      <w:hyperlink r:id="rId9">
        <w:r w:rsidR="00281382" w:rsidRPr="00FB7E66">
          <w:rPr>
            <w:rFonts w:ascii="Times New Roman" w:eastAsia="Times New Roman" w:hAnsi="Times New Roman" w:cs="Times New Roman"/>
            <w:sz w:val="24"/>
            <w:szCs w:val="24"/>
          </w:rPr>
          <w:t>(Weber et al. 2023)</w:t>
        </w:r>
      </w:hyperlink>
      <w:r w:rsidRPr="00FB7E66">
        <w:rPr>
          <w:rFonts w:ascii="Times New Roman" w:eastAsia="Times New Roman" w:hAnsi="Times New Roman" w:cs="Times New Roman"/>
          <w:sz w:val="24"/>
          <w:szCs w:val="24"/>
        </w:rPr>
        <w:t xml:space="preserve">. </w:t>
      </w:r>
    </w:p>
    <w:p w14:paraId="5AED1865" w14:textId="77777777"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However, the long-held assumption that pheromones act with strict species specificity is increasingly challenged with abundant evidence that pheromones influence interactions across multiple trophic levels. For instance, the bark beetle aggregation pheromone, ipsdienol, acts as an intraspecific attractant but also as a kairomone for its predator, the checkered beetle (</w:t>
      </w:r>
      <w:r w:rsidRPr="00FB7E66">
        <w:rPr>
          <w:rFonts w:ascii="Times New Roman" w:eastAsia="Times New Roman" w:hAnsi="Times New Roman" w:cs="Times New Roman"/>
          <w:i/>
          <w:iCs/>
          <w:sz w:val="24"/>
          <w:szCs w:val="24"/>
        </w:rPr>
        <w:t xml:space="preserve">Thanasimus dubius) </w:t>
      </w:r>
      <w:r w:rsidRPr="00FB7E66">
        <w:rPr>
          <w:rFonts w:ascii="Times New Roman" w:eastAsia="Times New Roman" w:hAnsi="Times New Roman" w:cs="Times New Roman"/>
          <w:sz w:val="24"/>
          <w:szCs w:val="24"/>
        </w:rPr>
        <w:t xml:space="preserve">demonstrating how pheromone signals can be co-opted across trophic levels </w:t>
      </w:r>
      <w:hyperlink r:id="rId10">
        <w:r w:rsidR="00281382" w:rsidRPr="00FB7E66">
          <w:rPr>
            <w:rFonts w:ascii="Times New Roman" w:eastAsia="Times New Roman" w:hAnsi="Times New Roman" w:cs="Times New Roman"/>
            <w:sz w:val="24"/>
            <w:szCs w:val="24"/>
          </w:rPr>
          <w:t>(Dahlsten et al. 2004)</w:t>
        </w:r>
      </w:hyperlink>
      <w:r w:rsidRPr="00FB7E66">
        <w:rPr>
          <w:rFonts w:ascii="Times New Roman" w:eastAsia="Times New Roman" w:hAnsi="Times New Roman" w:cs="Times New Roman"/>
          <w:sz w:val="24"/>
          <w:szCs w:val="24"/>
        </w:rPr>
        <w:t>. In addition, unlike sex pheromones, many aggregation pheromones are multicomponent blends produced and used by multiple taxa. These blends often include plant-derived volatiles or structurally similar convergent compounds, making them more likely to influence non-target organisms. For example, in the squash (</w:t>
      </w:r>
      <w:r w:rsidRPr="00FB7E66">
        <w:rPr>
          <w:rFonts w:ascii="Times New Roman" w:eastAsia="Times New Roman" w:hAnsi="Times New Roman" w:cs="Times New Roman"/>
          <w:i/>
          <w:iCs/>
          <w:sz w:val="24"/>
          <w:szCs w:val="24"/>
        </w:rPr>
        <w:t>Cucurbita pepo</w:t>
      </w:r>
      <w:r w:rsidRPr="00FB7E66">
        <w:rPr>
          <w:rFonts w:ascii="Times New Roman" w:eastAsia="Times New Roman" w:hAnsi="Times New Roman" w:cs="Times New Roman"/>
          <w:sz w:val="24"/>
          <w:szCs w:val="24"/>
        </w:rPr>
        <w:t>) system, squash bug (</w:t>
      </w:r>
      <w:r w:rsidRPr="00FB7E66">
        <w:rPr>
          <w:rFonts w:ascii="Times New Roman" w:eastAsia="Times New Roman" w:hAnsi="Times New Roman" w:cs="Times New Roman"/>
          <w:i/>
          <w:iCs/>
          <w:sz w:val="24"/>
          <w:szCs w:val="24"/>
        </w:rPr>
        <w:t>Anasa tristis</w:t>
      </w:r>
      <w:r w:rsidRPr="00FB7E66">
        <w:rPr>
          <w:rFonts w:ascii="Times New Roman" w:eastAsia="Times New Roman" w:hAnsi="Times New Roman" w:cs="Times New Roman"/>
          <w:sz w:val="24"/>
          <w:szCs w:val="24"/>
        </w:rPr>
        <w:t>) has been shown to eavesdrop on vittatalactone, the male-produced aggregation pheromone of the co-occurring striped cucumber beetle (</w:t>
      </w:r>
      <w:r w:rsidRPr="00FB7E66">
        <w:rPr>
          <w:rFonts w:ascii="Times New Roman" w:eastAsia="Times New Roman" w:hAnsi="Times New Roman" w:cs="Times New Roman"/>
          <w:i/>
          <w:iCs/>
          <w:sz w:val="24"/>
          <w:szCs w:val="24"/>
        </w:rPr>
        <w:t>A. vittatum</w:t>
      </w:r>
      <w:r w:rsidRPr="00FB7E66">
        <w:rPr>
          <w:rFonts w:ascii="Times New Roman" w:eastAsia="Times New Roman" w:hAnsi="Times New Roman" w:cs="Times New Roman"/>
          <w:sz w:val="24"/>
          <w:szCs w:val="24"/>
        </w:rPr>
        <w:t xml:space="preserve">) and increase its oviposition </w:t>
      </w:r>
      <w:hyperlink r:id="rId11">
        <w:r w:rsidR="00281382" w:rsidRPr="00FB7E66">
          <w:rPr>
            <w:rFonts w:ascii="Times New Roman" w:eastAsia="Times New Roman" w:hAnsi="Times New Roman" w:cs="Times New Roman"/>
            <w:sz w:val="24"/>
            <w:szCs w:val="24"/>
          </w:rPr>
          <w:t>(Brzozowski et al. 2022)</w:t>
        </w:r>
      </w:hyperlink>
      <w:r w:rsidRPr="00FB7E66">
        <w:rPr>
          <w:rFonts w:ascii="Times New Roman" w:eastAsia="Times New Roman" w:hAnsi="Times New Roman" w:cs="Times New Roman"/>
          <w:sz w:val="24"/>
          <w:szCs w:val="24"/>
        </w:rPr>
        <w:t xml:space="preserve">. In another example, non-host green leaf volatiles (GLVs) from deciduous trees can also inhibit bark beetle pheromone responses, discouraging colonization of unsuitable hosts </w:t>
      </w:r>
      <w:hyperlink r:id="rId12">
        <w:r w:rsidR="00281382" w:rsidRPr="00FB7E66">
          <w:rPr>
            <w:rFonts w:ascii="Times New Roman" w:eastAsia="Times New Roman" w:hAnsi="Times New Roman" w:cs="Times New Roman"/>
            <w:sz w:val="24"/>
            <w:szCs w:val="24"/>
          </w:rPr>
          <w:t>(Huber et al. 2021)</w:t>
        </w:r>
      </w:hyperlink>
      <w:r w:rsidRPr="00FB7E66">
        <w:rPr>
          <w:rFonts w:ascii="Times New Roman" w:eastAsia="Times New Roman" w:hAnsi="Times New Roman" w:cs="Times New Roman"/>
          <w:sz w:val="24"/>
          <w:szCs w:val="24"/>
        </w:rPr>
        <w:t>. Collectively, these examples demonstrate that semiochemicals often function through the community, influencing herbivores, predators, and parasitoids. As agroecosystems contain multiple interacting taxa, assessing these cross-level effects is essential for the ecologically safe and effective deployment of pheromone-based tools.</w:t>
      </w:r>
    </w:p>
    <w:p w14:paraId="54CDBDBF" w14:textId="54EF88A3"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Pheromones and predator-associated volatiles can elicit strong non-consumptive effects (NCEs) on prey as individuals alter behavior to avoid predation. Exposure to predator odors can trigger dispersal, reduce feeding, and deter oviposition, ultimately suppressing pest populations. For example, aphids detect and avoid surfaces contaminated with chemical cues from lady beetles  </w:t>
      </w:r>
      <w:hyperlink r:id="rId13">
        <w:r w:rsidR="00281382" w:rsidRPr="00FB7E66">
          <w:rPr>
            <w:rFonts w:ascii="Times New Roman" w:eastAsia="Times New Roman" w:hAnsi="Times New Roman" w:cs="Times New Roman"/>
            <w:sz w:val="24"/>
            <w:szCs w:val="24"/>
          </w:rPr>
          <w:t>(Ninkovic et al. 2013)</w:t>
        </w:r>
      </w:hyperlink>
      <w:r w:rsidRPr="00FB7E66">
        <w:rPr>
          <w:rFonts w:ascii="Times New Roman" w:eastAsia="Times New Roman" w:hAnsi="Times New Roman" w:cs="Times New Roman"/>
          <w:sz w:val="24"/>
          <w:szCs w:val="24"/>
        </w:rPr>
        <w:t xml:space="preserve"> and reduce phloem ingestion in the presence of a lady beetle volatile cue </w:t>
      </w:r>
      <w:hyperlink r:id="rId14">
        <w:r w:rsidR="00281382" w:rsidRPr="00FB7E66">
          <w:rPr>
            <w:rFonts w:ascii="Times New Roman" w:eastAsia="Times New Roman" w:hAnsi="Times New Roman" w:cs="Times New Roman"/>
            <w:sz w:val="24"/>
            <w:szCs w:val="24"/>
          </w:rPr>
          <w:t>(Kansman et al. 2023)</w:t>
        </w:r>
      </w:hyperlink>
      <w:r w:rsidRPr="00FB7E66">
        <w:rPr>
          <w:rFonts w:ascii="Times New Roman" w:eastAsia="Times New Roman" w:hAnsi="Times New Roman" w:cs="Times New Roman"/>
          <w:sz w:val="24"/>
          <w:szCs w:val="24"/>
        </w:rPr>
        <w:t xml:space="preserve">. Such behavioral shifts represent an underexplored yet </w:t>
      </w:r>
      <w:r w:rsidRPr="00FB7E66">
        <w:rPr>
          <w:rFonts w:ascii="Times New Roman" w:eastAsia="Times New Roman" w:hAnsi="Times New Roman" w:cs="Times New Roman"/>
          <w:sz w:val="24"/>
          <w:szCs w:val="24"/>
        </w:rPr>
        <w:lastRenderedPageBreak/>
        <w:t xml:space="preserve">promising avenue for pest suppression, where volatiles can deter pests and suppress feeding, leading to yield improvements </w:t>
      </w:r>
      <w:hyperlink r:id="rId15">
        <w:r w:rsidR="00281382" w:rsidRPr="00FB7E66">
          <w:rPr>
            <w:rFonts w:ascii="Times New Roman" w:eastAsia="Times New Roman" w:hAnsi="Times New Roman" w:cs="Times New Roman"/>
            <w:sz w:val="24"/>
            <w:szCs w:val="24"/>
          </w:rPr>
          <w:t>(Martinez et al. 2025)</w:t>
        </w:r>
      </w:hyperlink>
      <w:r w:rsidRPr="00FB7E66">
        <w:rPr>
          <w:rFonts w:ascii="Times New Roman" w:eastAsia="Times New Roman" w:hAnsi="Times New Roman" w:cs="Times New Roman"/>
          <w:sz w:val="24"/>
          <w:szCs w:val="24"/>
        </w:rPr>
        <w:t xml:space="preserve">. </w:t>
      </w:r>
      <w:commentRangeStart w:id="19"/>
      <w:ins w:id="20" w:author="Laura Martinez" w:date="2026-07-18T12:25:00Z">
        <w:r w:rsidR="00FB31C5" w:rsidRPr="00FB31C5">
          <w:rPr>
            <w:rFonts w:ascii="Times New Roman" w:eastAsia="Times New Roman" w:hAnsi="Times New Roman" w:cs="Times New Roman"/>
            <w:sz w:val="24"/>
            <w:szCs w:val="24"/>
          </w:rPr>
          <w:t>In addition to directly influencing herbivore behavior, predator-associated cues can induce physiological and defensive responses in plants, which may further reduce herbivore performance through plant-mediated mechanisms.</w:t>
        </w:r>
      </w:ins>
      <w:commentRangeEnd w:id="19"/>
      <w:r w:rsidR="003E4AF9">
        <w:rPr>
          <w:rStyle w:val="CommentReference"/>
          <w:rFonts w:ascii="Times New Roman" w:eastAsia="Times New Roman" w:hAnsi="Times New Roman" w:cs="Times New Roman"/>
          <w:sz w:val="24"/>
          <w:szCs w:val="24"/>
        </w:rPr>
        <w:commentReference w:id="19"/>
      </w:r>
      <w:ins w:id="21" w:author="Laura Martinez" w:date="2026-07-18T12:25:00Z" w16du:dateUtc="2026-07-18T16:25:00Z">
        <w:r w:rsidR="00585FC4">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However, as with other semiochemicals, predator cues may also affect non-target species. Predator-derived volatiles are likely to influence a wide array of arthropods, including beneficial predators and alternative prey, thereby reshaping community interactions. For example, </w:t>
      </w:r>
      <w:hyperlink r:id="rId20">
        <w:r w:rsidR="00281382" w:rsidRPr="00FB7E66">
          <w:rPr>
            <w:rFonts w:ascii="Times New Roman" w:eastAsia="Times New Roman" w:hAnsi="Times New Roman" w:cs="Times New Roman"/>
            <w:sz w:val="24"/>
            <w:szCs w:val="24"/>
          </w:rPr>
          <w:t>Wen et al. (2023)</w:t>
        </w:r>
      </w:hyperlink>
      <w:r w:rsidRPr="00FB7E66">
        <w:rPr>
          <w:rFonts w:ascii="Times New Roman" w:eastAsia="Times New Roman" w:hAnsi="Times New Roman" w:cs="Times New Roman"/>
          <w:sz w:val="24"/>
          <w:szCs w:val="24"/>
        </w:rPr>
        <w:t xml:space="preserve"> found that a rove beetle pheromone spray reduced predatory spiders while overall arthropod diversity remained stable, indicating limited off-target effects. Still, many predatory insects respond to volatile cues that overlap chemically with herbivore-induced plant volatiles (HIPVs), which are broadly detectable by multiple organisms and can generate non-target and community-level effects </w:t>
      </w:r>
      <w:hyperlink r:id="rId21">
        <w:r w:rsidR="00281382" w:rsidRPr="00FB7E66">
          <w:rPr>
            <w:rFonts w:ascii="Times New Roman" w:eastAsia="Times New Roman" w:hAnsi="Times New Roman" w:cs="Times New Roman"/>
            <w:sz w:val="24"/>
            <w:szCs w:val="24"/>
          </w:rPr>
          <w:t>(Kaplan 2012</w:t>
        </w:r>
      </w:hyperlink>
      <w:hyperlink r:id="rId22">
        <w:r w:rsidR="00281382" w:rsidRPr="00FB7E66">
          <w:rPr>
            <w:rFonts w:ascii="Times New Roman" w:eastAsia="Times New Roman" w:hAnsi="Times New Roman" w:cs="Times New Roman"/>
            <w:sz w:val="24"/>
            <w:szCs w:val="24"/>
          </w:rPr>
          <w:t>)</w:t>
        </w:r>
      </w:hyperlink>
      <w:r w:rsidRPr="00FB7E66">
        <w:rPr>
          <w:rFonts w:ascii="Times New Roman" w:eastAsia="Times New Roman" w:hAnsi="Times New Roman" w:cs="Times New Roman"/>
          <w:sz w:val="24"/>
          <w:szCs w:val="24"/>
        </w:rPr>
        <w:t>.</w:t>
      </w:r>
    </w:p>
    <w:p w14:paraId="73F5272B" w14:textId="5708E4A9"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This study focuses on one such system involving the spined soldier bug, </w:t>
      </w:r>
      <w:r w:rsidRPr="00FB7E66">
        <w:rPr>
          <w:rFonts w:ascii="Times New Roman" w:eastAsia="Times New Roman" w:hAnsi="Times New Roman" w:cs="Times New Roman"/>
          <w:i/>
          <w:iCs/>
          <w:sz w:val="24"/>
          <w:szCs w:val="24"/>
        </w:rPr>
        <w:t>Podisus maculiventris</w:t>
      </w:r>
      <w:r w:rsidRPr="00FB7E66">
        <w:rPr>
          <w:rFonts w:ascii="Times New Roman" w:eastAsia="Times New Roman" w:hAnsi="Times New Roman" w:cs="Times New Roman"/>
          <w:sz w:val="24"/>
          <w:szCs w:val="24"/>
        </w:rPr>
        <w:t xml:space="preserve"> (Say) (Hemiptera: Pentatomidae), a generalist predator and key natural enemy of the Colorado potato beetle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w:t>
      </w:r>
      <w:ins w:id="22" w:author="Laura Martinez" w:date="2026-07-16T12:12:00Z" w16du:dateUtc="2026-07-16T16:12:00Z">
        <w:r w:rsidR="009C4EAB">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(Say) (Coleoptera: Chrysomelidae). Male </w:t>
      </w:r>
      <w:r w:rsidRPr="00FB7E66">
        <w:rPr>
          <w:rFonts w:ascii="Times New Roman" w:eastAsia="Times New Roman" w:hAnsi="Times New Roman" w:cs="Times New Roman"/>
          <w:i/>
          <w:iCs/>
          <w:sz w:val="24"/>
          <w:szCs w:val="24"/>
        </w:rPr>
        <w:t xml:space="preserve">P. maculiventris </w:t>
      </w:r>
      <w:r w:rsidRPr="00FB7E66">
        <w:rPr>
          <w:rFonts w:ascii="Times New Roman" w:eastAsia="Times New Roman" w:hAnsi="Times New Roman" w:cs="Times New Roman"/>
          <w:sz w:val="24"/>
          <w:szCs w:val="24"/>
        </w:rPr>
        <w:t xml:space="preserve">produces an aggregation pheromone that attracts both sexes and can modify prey responses, including reducing leaf consumption and larval abundance </w:t>
      </w:r>
      <w:hyperlink r:id="rId23">
        <w:r w:rsidR="00281382" w:rsidRPr="00FB7E66">
          <w:rPr>
            <w:rFonts w:ascii="Times New Roman" w:eastAsia="Times New Roman" w:hAnsi="Times New Roman" w:cs="Times New Roman"/>
            <w:sz w:val="24"/>
            <w:szCs w:val="24"/>
          </w:rPr>
          <w:t>(Hermann and Thaler 2014, Aflitto and Thaler 2020)</w:t>
        </w:r>
      </w:hyperlink>
      <w:r w:rsidRPr="00FB7E66">
        <w:rPr>
          <w:rFonts w:ascii="Times New Roman" w:eastAsia="Times New Roman" w:hAnsi="Times New Roman" w:cs="Times New Roman"/>
          <w:sz w:val="24"/>
          <w:szCs w:val="24"/>
        </w:rPr>
        <w:t xml:space="preserve">. There are several hypotheses for why this pheromone may affect the community of herbivores or natural enemies in the system. Because this cue aggregates conspecifics, it may intensify intraspecific competition among naturally occurring or augmented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when prey are limited or alter intraguild interactions.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is known to act as an intraguild predator on the juveniles of other soft-bodied predators like lady beetles </w:t>
      </w:r>
      <w:hyperlink r:id="rId24">
        <w:r w:rsidR="00281382" w:rsidRPr="00FB7E66">
          <w:rPr>
            <w:rFonts w:ascii="Times New Roman" w:eastAsia="Times New Roman" w:hAnsi="Times New Roman" w:cs="Times New Roman"/>
            <w:sz w:val="24"/>
            <w:szCs w:val="24"/>
          </w:rPr>
          <w:t>(Hough-Goldstein et al. 1996, Mallampalli et al. 2002)</w:t>
        </w:r>
      </w:hyperlink>
      <w:r w:rsidRPr="00FB7E66">
        <w:rPr>
          <w:rFonts w:ascii="Times New Roman" w:eastAsia="Times New Roman" w:hAnsi="Times New Roman" w:cs="Times New Roman"/>
          <w:sz w:val="24"/>
          <w:szCs w:val="24"/>
        </w:rPr>
        <w:t xml:space="preserve">. Conversely, </w:t>
      </w:r>
      <w:r w:rsidRPr="00FB7E66">
        <w:rPr>
          <w:rFonts w:ascii="Times New Roman" w:eastAsia="Times New Roman" w:hAnsi="Times New Roman" w:cs="Times New Roman"/>
          <w:sz w:val="24"/>
          <w:szCs w:val="24"/>
        </w:rPr>
        <w:lastRenderedPageBreak/>
        <w:t xml:space="preserve">herbivores may interpret the same cue as evidence of increased predation risk and adjust their behavior by reducing feeding, avoiding treated areas, or altering oviposition to lower the likelihood of predator encounter </w:t>
      </w:r>
      <w:hyperlink r:id="rId25">
        <w:r w:rsidR="00281382" w:rsidRPr="00FB7E66">
          <w:rPr>
            <w:rFonts w:ascii="Times New Roman" w:eastAsia="Times New Roman" w:hAnsi="Times New Roman" w:cs="Times New Roman"/>
            <w:sz w:val="24"/>
            <w:szCs w:val="24"/>
          </w:rPr>
          <w:t>(Werner and Peacor 2003, Hermann and Thaler 2014)</w:t>
        </w:r>
      </w:hyperlink>
      <w:r w:rsidRPr="00FB7E66">
        <w:rPr>
          <w:rFonts w:ascii="Times New Roman" w:eastAsia="Times New Roman" w:hAnsi="Times New Roman" w:cs="Times New Roman"/>
          <w:sz w:val="24"/>
          <w:szCs w:val="24"/>
        </w:rPr>
        <w:t>. The synthetic pheromone blend consists of α-terpineol, terpinen-4-ol, benzyl alcohol, linalool, and (</w:t>
      </w:r>
      <w:r w:rsidRPr="00FB7E66">
        <w:rPr>
          <w:rFonts w:ascii="Times New Roman" w:eastAsia="Times New Roman" w:hAnsi="Times New Roman" w:cs="Times New Roman"/>
          <w:i/>
          <w:iCs/>
          <w:sz w:val="24"/>
          <w:szCs w:val="24"/>
        </w:rPr>
        <w:t>E</w:t>
      </w:r>
      <w:r w:rsidRPr="00FB7E66">
        <w:rPr>
          <w:rFonts w:ascii="Times New Roman" w:eastAsia="Times New Roman" w:hAnsi="Times New Roman" w:cs="Times New Roman"/>
          <w:sz w:val="24"/>
          <w:szCs w:val="24"/>
        </w:rPr>
        <w:t xml:space="preserve">)-2-hexenal </w:t>
      </w:r>
      <w:hyperlink r:id="rId26">
        <w:r w:rsidR="00281382" w:rsidRPr="00FB7E66">
          <w:rPr>
            <w:rFonts w:ascii="Times New Roman" w:eastAsia="Times New Roman" w:hAnsi="Times New Roman" w:cs="Times New Roman"/>
            <w:sz w:val="24"/>
            <w:szCs w:val="24"/>
          </w:rPr>
          <w:t>(Aldrich et al. 1984)</w:t>
        </w:r>
      </w:hyperlink>
      <w:r w:rsidRPr="00FB7E66">
        <w:rPr>
          <w:rFonts w:ascii="Times New Roman" w:eastAsia="Times New Roman" w:hAnsi="Times New Roman" w:cs="Times New Roman"/>
          <w:sz w:val="24"/>
          <w:szCs w:val="24"/>
        </w:rPr>
        <w:t>. Two components, linalool and (</w:t>
      </w:r>
      <w:r w:rsidRPr="00FB7E66">
        <w:rPr>
          <w:rFonts w:ascii="Times New Roman" w:eastAsia="Times New Roman" w:hAnsi="Times New Roman" w:cs="Times New Roman"/>
          <w:i/>
          <w:iCs/>
          <w:sz w:val="24"/>
          <w:szCs w:val="24"/>
        </w:rPr>
        <w:t>E</w:t>
      </w:r>
      <w:r w:rsidRPr="00FB7E66">
        <w:rPr>
          <w:rFonts w:ascii="Times New Roman" w:eastAsia="Times New Roman" w:hAnsi="Times New Roman" w:cs="Times New Roman"/>
          <w:sz w:val="24"/>
          <w:szCs w:val="24"/>
        </w:rPr>
        <w:t xml:space="preserve">)-2-hexenal, are also green leaf volatiles released by potato plants following herbivore injury, and herbivore-induced plant volatiles (HIPVs) are broadly used by insects across taxa as indicators of herbivore activity, plant damage, and changes in the local risk landscape </w:t>
      </w:r>
      <w:hyperlink r:id="rId27">
        <w:r w:rsidR="00281382" w:rsidRPr="00FB7E66">
          <w:rPr>
            <w:rFonts w:ascii="Times New Roman" w:eastAsia="Times New Roman" w:hAnsi="Times New Roman" w:cs="Times New Roman"/>
            <w:sz w:val="24"/>
            <w:szCs w:val="24"/>
          </w:rPr>
          <w:t>(Heil 2014)</w:t>
        </w:r>
      </w:hyperlink>
      <w:r w:rsidRPr="00FB7E66">
        <w:rPr>
          <w:rFonts w:ascii="Times New Roman" w:eastAsia="Times New Roman" w:hAnsi="Times New Roman" w:cs="Times New Roman"/>
          <w:sz w:val="24"/>
          <w:szCs w:val="24"/>
        </w:rPr>
        <w:t>. This chemical overlap between predator cues and plant volatiles suggests potential for community-level, non-target effects when the synthetic blend is deployed in the field.</w:t>
      </w:r>
    </w:p>
    <w:p w14:paraId="74FE8B32" w14:textId="58B9C8EB"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In this study, we evaluate how a synthetic blend mimicking </w:t>
      </w:r>
      <w:r w:rsidRPr="00FB7E66">
        <w:rPr>
          <w:rFonts w:ascii="Times New Roman" w:eastAsia="Times New Roman" w:hAnsi="Times New Roman" w:cs="Times New Roman"/>
          <w:i/>
          <w:iCs/>
          <w:sz w:val="24"/>
          <w:szCs w:val="24"/>
        </w:rPr>
        <w:t xml:space="preserve">P. maculiventris </w:t>
      </w:r>
      <w:r w:rsidRPr="00FB7E66">
        <w:rPr>
          <w:rFonts w:ascii="Times New Roman" w:eastAsia="Times New Roman" w:hAnsi="Times New Roman" w:cs="Times New Roman"/>
          <w:sz w:val="24"/>
          <w:szCs w:val="24"/>
        </w:rPr>
        <w:t>aggregation</w:t>
      </w:r>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pheromone influences the target pest the Colorado potato beetle and the associated arthropod communities as well as enemy-pest interactions in potato fields.  We hypothesize</w:t>
      </w:r>
      <w:ins w:id="23" w:author="Laura Martinez" w:date="2026-07-18T12:30:00Z" w16du:dateUtc="2026-07-18T16:30:00Z">
        <w:r w:rsidR="00A97AAD">
          <w:rPr>
            <w:rFonts w:ascii="Times New Roman" w:eastAsia="Times New Roman" w:hAnsi="Times New Roman" w:cs="Times New Roman"/>
            <w:sz w:val="24"/>
            <w:szCs w:val="24"/>
          </w:rPr>
          <w:t>d</w:t>
        </w:r>
      </w:ins>
      <w:r w:rsidRPr="00FB7E66">
        <w:rPr>
          <w:rFonts w:ascii="Times New Roman" w:eastAsia="Times New Roman" w:hAnsi="Times New Roman" w:cs="Times New Roman"/>
          <w:sz w:val="24"/>
          <w:szCs w:val="24"/>
        </w:rPr>
        <w:t xml:space="preserve"> that</w:t>
      </w:r>
      <w:ins w:id="24" w:author="Laura Martinez" w:date="2026-07-18T12:28:00Z" w16du:dateUtc="2026-07-18T16:28:00Z">
        <w:r w:rsidR="00EB2DF7">
          <w:rPr>
            <w:rFonts w:ascii="Times New Roman" w:eastAsia="Times New Roman" w:hAnsi="Times New Roman" w:cs="Times New Roman"/>
            <w:sz w:val="24"/>
            <w:szCs w:val="24"/>
          </w:rPr>
          <w:t xml:space="preserve"> the deployment of the predator pheromone would reduce Colorado potato beetle abundance, alter herbivore and predator </w:t>
        </w:r>
      </w:ins>
      <w:ins w:id="25" w:author="Laura Martinez" w:date="2026-07-18T12:29:00Z" w16du:dateUtc="2026-07-18T16:29:00Z">
        <w:r w:rsidR="000B2BF2">
          <w:rPr>
            <w:rFonts w:ascii="Times New Roman" w:eastAsia="Times New Roman" w:hAnsi="Times New Roman" w:cs="Times New Roman"/>
            <w:sz w:val="24"/>
            <w:szCs w:val="24"/>
          </w:rPr>
          <w:t>communities</w:t>
        </w:r>
      </w:ins>
      <w:ins w:id="26" w:author="Laura Martinez" w:date="2026-07-18T12:28:00Z" w16du:dateUtc="2026-07-18T16:28:00Z">
        <w:r w:rsidR="00EB2DF7">
          <w:rPr>
            <w:rFonts w:ascii="Times New Roman" w:eastAsia="Times New Roman" w:hAnsi="Times New Roman" w:cs="Times New Roman"/>
            <w:sz w:val="24"/>
            <w:szCs w:val="24"/>
          </w:rPr>
          <w:t>, increase</w:t>
        </w:r>
        <w:r w:rsidR="00E2494D">
          <w:rPr>
            <w:rFonts w:ascii="Times New Roman" w:eastAsia="Times New Roman" w:hAnsi="Times New Roman" w:cs="Times New Roman"/>
            <w:sz w:val="24"/>
            <w:szCs w:val="24"/>
          </w:rPr>
          <w:t xml:space="preserve"> predation on Colorado</w:t>
        </w:r>
      </w:ins>
      <w:ins w:id="27" w:author="Laura Martinez" w:date="2026-07-18T12:29:00Z" w16du:dateUtc="2026-07-18T16:29:00Z">
        <w:r w:rsidR="00E2494D">
          <w:rPr>
            <w:rFonts w:ascii="Times New Roman" w:eastAsia="Times New Roman" w:hAnsi="Times New Roman" w:cs="Times New Roman"/>
            <w:sz w:val="24"/>
            <w:szCs w:val="24"/>
          </w:rPr>
          <w:t xml:space="preserve"> potato beetle eggs, and influence herbivore and predator feeding behavior</w:t>
        </w:r>
      </w:ins>
      <w:r w:rsidRPr="00FB7E66">
        <w:rPr>
          <w:rFonts w:ascii="Times New Roman" w:eastAsia="Times New Roman" w:hAnsi="Times New Roman" w:cs="Times New Roman"/>
          <w:sz w:val="24"/>
          <w:szCs w:val="24"/>
        </w:rPr>
        <w:t xml:space="preserve"> </w:t>
      </w:r>
      <w:ins w:id="28" w:author="Laura Martinez" w:date="2026-07-18T12:29:00Z" w16du:dateUtc="2026-07-18T16:29:00Z">
        <w:r w:rsidR="000B2BF2">
          <w:rPr>
            <w:rFonts w:ascii="Times New Roman" w:eastAsia="Times New Roman" w:hAnsi="Times New Roman" w:cs="Times New Roman"/>
            <w:sz w:val="24"/>
            <w:szCs w:val="24"/>
          </w:rPr>
          <w:t>to</w:t>
        </w:r>
      </w:ins>
      <w:del w:id="29" w:author="Laura Martinez" w:date="2026-07-18T12:29:00Z" w16du:dateUtc="2026-07-18T16:29:00Z">
        <w:r w:rsidRPr="00FB7E66" w:rsidDel="00E2494D">
          <w:rPr>
            <w:rFonts w:ascii="Times New Roman" w:eastAsia="Times New Roman" w:hAnsi="Times New Roman" w:cs="Times New Roman"/>
            <w:sz w:val="24"/>
            <w:szCs w:val="24"/>
          </w:rPr>
          <w:delText xml:space="preserve">herbivores and predators may alter their feeding behavior in response to </w:delText>
        </w:r>
      </w:del>
      <w:ins w:id="30" w:author="Laura Martinez" w:date="2026-07-18T12:30:00Z" w16du:dateUtc="2026-07-18T16:30:00Z">
        <w:r w:rsidR="00232B60">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i/>
          <w:iCs/>
          <w:sz w:val="24"/>
          <w:szCs w:val="24"/>
        </w:rPr>
        <w:t>Podisus-</w:t>
      </w:r>
      <w:r w:rsidRPr="00FB7E66">
        <w:rPr>
          <w:rFonts w:ascii="Times New Roman" w:eastAsia="Times New Roman" w:hAnsi="Times New Roman" w:cs="Times New Roman"/>
          <w:sz w:val="24"/>
          <w:szCs w:val="24"/>
        </w:rPr>
        <w:t xml:space="preserve">specific cues, </w:t>
      </w:r>
      <w:ins w:id="31" w:author="Laura Martinez" w:date="2026-07-16T12:06:00Z" w16du:dateUtc="2026-07-16T16:06:00Z">
        <w:r w:rsidR="00224109">
          <w:rPr>
            <w:rFonts w:ascii="Times New Roman" w:eastAsia="Times New Roman" w:hAnsi="Times New Roman" w:cs="Times New Roman"/>
            <w:sz w:val="24"/>
            <w:szCs w:val="24"/>
          </w:rPr>
          <w:t xml:space="preserve">either directly or </w:t>
        </w:r>
        <w:r w:rsidR="0096594F">
          <w:rPr>
            <w:rFonts w:ascii="Times New Roman" w:eastAsia="Times New Roman" w:hAnsi="Times New Roman" w:cs="Times New Roman"/>
            <w:sz w:val="24"/>
            <w:szCs w:val="24"/>
          </w:rPr>
          <w:t xml:space="preserve">indirectly through </w:t>
        </w:r>
      </w:ins>
      <w:r w:rsidRPr="00FB7E66">
        <w:rPr>
          <w:rFonts w:ascii="Times New Roman" w:eastAsia="Times New Roman" w:hAnsi="Times New Roman" w:cs="Times New Roman"/>
          <w:sz w:val="24"/>
          <w:szCs w:val="24"/>
        </w:rPr>
        <w:t xml:space="preserve">pheromone-induced changes in the abundance or </w:t>
      </w:r>
      <w:del w:id="32" w:author="Laura Martinez" w:date="2026-07-18T12:29:00Z" w16du:dateUtc="2026-07-18T16:29:00Z">
        <w:r w:rsidRPr="00FB7E66" w:rsidDel="000B2BF2">
          <w:rPr>
            <w:rFonts w:ascii="Times New Roman" w:eastAsia="Times New Roman" w:hAnsi="Times New Roman" w:cs="Times New Roman"/>
            <w:sz w:val="24"/>
            <w:szCs w:val="24"/>
          </w:rPr>
          <w:delText xml:space="preserve">feeding </w:delText>
        </w:r>
      </w:del>
      <w:r w:rsidRPr="00FB7E66">
        <w:rPr>
          <w:rFonts w:ascii="Times New Roman" w:eastAsia="Times New Roman" w:hAnsi="Times New Roman" w:cs="Times New Roman"/>
          <w:sz w:val="24"/>
          <w:szCs w:val="24"/>
        </w:rPr>
        <w:t xml:space="preserve">behavior of naturally occurring predators. 1) We used field experiments to test the effects of the synthetic predator pheromone on herbivore and natural enemy abundance and diversity using weekly D-vac sampling and visual counts. 2) We tested the effects of pheromone on predation rates by deploying sentinel beetle egg clutches across the potato growing season. 3) We conducted complementary greenhouse assays to test whether the pheromone affected predation rates of beetle eggs by </w:t>
      </w:r>
      <w:r w:rsidRPr="00FB7E66">
        <w:rPr>
          <w:rFonts w:ascii="Times New Roman" w:eastAsia="Times New Roman" w:hAnsi="Times New Roman" w:cs="Times New Roman"/>
          <w:sz w:val="24"/>
          <w:szCs w:val="24"/>
        </w:rPr>
        <w:lastRenderedPageBreak/>
        <w:t>dominant field predators. Understanding these dynamics is crucial for assessing the non-target and community-level impacts of deploying predator pheromones as a novel biocontrol tool in agroecosystems.</w:t>
      </w:r>
    </w:p>
    <w:p w14:paraId="642EE41D"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Methods</w:t>
      </w:r>
    </w:p>
    <w:p w14:paraId="75F21C8D" w14:textId="77777777" w:rsidR="00281382" w:rsidRPr="00FB7E66" w:rsidRDefault="00F6600B" w:rsidP="00FB7E66">
      <w:pPr>
        <w:pStyle w:val="Heading3"/>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b/>
          <w:bCs/>
          <w:color w:val="000000"/>
          <w:sz w:val="24"/>
          <w:szCs w:val="24"/>
        </w:rPr>
        <w:t>1. Field experiments</w:t>
      </w:r>
    </w:p>
    <w:p w14:paraId="643E3C4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Field set-up</w:t>
      </w:r>
    </w:p>
    <w:p w14:paraId="4A44D73C" w14:textId="38DF1AD0"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On May 3, 2024, </w:t>
      </w:r>
      <w:r w:rsidRPr="00FB7E66">
        <w:rPr>
          <w:rFonts w:ascii="Times New Roman" w:eastAsia="Times New Roman" w:hAnsi="Times New Roman" w:cs="Times New Roman"/>
          <w:i/>
          <w:iCs/>
          <w:sz w:val="24"/>
          <w:szCs w:val="24"/>
        </w:rPr>
        <w:t xml:space="preserve">Solanum tuberosum </w:t>
      </w:r>
      <w:r w:rsidRPr="00FB7E66">
        <w:rPr>
          <w:rFonts w:ascii="Times New Roman" w:eastAsia="Times New Roman" w:hAnsi="Times New Roman" w:cs="Times New Roman"/>
          <w:sz w:val="24"/>
          <w:szCs w:val="24"/>
        </w:rPr>
        <w:t>(cv. Yukon Gold) potatoes were planted at Cornell University’s Homer C. Thompson Vegetable Research Farm in Freeville, NY (42.517895, -76.332011). The variety Yukon Gold was selected due to its extensive use in prior research in this system (Hermann and Thaler, 2014; Aflitto and Thaler, 2020). Before planting, the field was fertilized with Triple 13 NPK at a rate of 1289 kg/ha. The experimental layout consisted of 36 single rows of potatoes, each row measuring 30 meters in length. Potato seeds were planted 0.3 m apart within rows, with a row spacing of 0.9 m. The field was organized into three blocks (A, B, and C), each containing 12 parallel rows. Blocks were separated by approximately four meters, oriented from right (A) to center (B) to left (C) of the site.</w:t>
      </w:r>
    </w:p>
    <w:p w14:paraId="4E01FC1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bookmarkStart w:id="33" w:name="_8jj1meljzcxr" w:colFirst="0" w:colLast="0"/>
      <w:bookmarkEnd w:id="33"/>
      <w:r w:rsidRPr="00FB7E66">
        <w:rPr>
          <w:rFonts w:ascii="Times New Roman" w:eastAsia="Times New Roman" w:hAnsi="Times New Roman" w:cs="Times New Roman"/>
          <w:b/>
          <w:bCs/>
          <w:color w:val="000000"/>
          <w:sz w:val="24"/>
          <w:szCs w:val="24"/>
        </w:rPr>
        <w:t>Predator pheromone release</w:t>
      </w:r>
    </w:p>
    <w:p w14:paraId="59B55B76" w14:textId="77777777" w:rsidR="006B2719" w:rsidRPr="00FB7E66" w:rsidRDefault="00F6600B" w:rsidP="006B2719">
      <w:pPr>
        <w:spacing w:line="480" w:lineRule="auto"/>
        <w:rPr>
          <w:ins w:id="34" w:author="Laura Martinez" w:date="2026-07-18T12:43:00Z" w16du:dateUtc="2026-07-18T16:43:00Z"/>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synthetic predator pheromone used in this study mimics the male aggregation pheromone of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which is naturally released in spring to attract females. The dispenser containing the predator pheromone was made from a modified opaque brown 2 mL Eppendorf tube with three 0.55 mm holes in the top. Each dispenser was filled with 594.1µL of a synthetic male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dorsal abdominal gland pheromone mixture (354.0 µL (E)-2-hexenal, 216.0 µL alpha terpineol, 2.4 µL linalool, 2.0 µL terpinen-4-ol, and 19.7 µL benzyl alcohol) </w:t>
      </w:r>
      <w:r w:rsidRPr="00FB7E66">
        <w:rPr>
          <w:rFonts w:ascii="Times New Roman" w:eastAsia="Times New Roman" w:hAnsi="Times New Roman" w:cs="Times New Roman"/>
          <w:sz w:val="24"/>
          <w:szCs w:val="24"/>
        </w:rPr>
        <w:lastRenderedPageBreak/>
        <w:t xml:space="preserve">(Aldrich et al., 1984) and affixed to a highlighter green marking flag 20 cm high. Control plots received an empty tube attached to a marking flag. Pheromone dispensers have been shown to exert non-consumptive effects within approximately one meter of their placement (Martinez et al. 2025; Aflitto and Thaler 2020). To account for this, plots were designed to be two meters long and included two pheromone dispensers per plot. The dispensers emitted the pheromone at an average rate of 0.23 mg/hr (Aflitto and Thaler 2020). </w:t>
      </w:r>
      <w:ins w:id="35" w:author="Laura Martinez" w:date="2026-07-18T12:42:00Z" w16du:dateUtc="2026-07-18T16:42:00Z">
        <w:r w:rsidR="00F2338B">
          <w:rPr>
            <w:rFonts w:ascii="Times New Roman" w:eastAsia="Times New Roman" w:hAnsi="Times New Roman" w:cs="Times New Roman"/>
            <w:sz w:val="24"/>
            <w:szCs w:val="24"/>
          </w:rPr>
          <w:t xml:space="preserve">This release rate was selected based on dispenser characterization </w:t>
        </w:r>
      </w:ins>
      <w:ins w:id="36" w:author="Laura Martinez" w:date="2026-07-18T12:43:00Z" w16du:dateUtc="2026-07-18T16:43:00Z">
        <w:r w:rsidR="006B2719" w:rsidRPr="00F2338B">
          <w:rPr>
            <w:rFonts w:ascii="Times New Roman" w:eastAsia="Times New Roman" w:hAnsi="Times New Roman" w:cs="Times New Roman"/>
            <w:sz w:val="24"/>
            <w:szCs w:val="24"/>
          </w:rPr>
          <w:t xml:space="preserve">described by Aflitto and Thaler (2020). Although individual </w:t>
        </w:r>
        <w:r w:rsidR="006B2719" w:rsidRPr="00F2338B">
          <w:rPr>
            <w:rFonts w:ascii="Times New Roman" w:eastAsia="Times New Roman" w:hAnsi="Times New Roman" w:cs="Times New Roman"/>
            <w:i/>
            <w:iCs/>
            <w:sz w:val="24"/>
            <w:szCs w:val="24"/>
          </w:rPr>
          <w:t>P. maculiventris</w:t>
        </w:r>
        <w:r w:rsidR="006B2719" w:rsidRPr="00F2338B">
          <w:rPr>
            <w:rFonts w:ascii="Times New Roman" w:eastAsia="Times New Roman" w:hAnsi="Times New Roman" w:cs="Times New Roman"/>
            <w:sz w:val="24"/>
            <w:szCs w:val="24"/>
          </w:rPr>
          <w:t xml:space="preserve"> have been reported to produce up to approximately 1 mg of aggregation pheromone (Aldrich et al. 1984), natural pheromone exposure experienced by Colorado potato beetles in the field likely varies with predator density, spatial distribution, and environmental conditions. Consequently, our dispenser was intended to provide a biologically relevant pheromone stimulus rather than to replicate natural field concentrations exactly.</w:t>
        </w:r>
      </w:ins>
    </w:p>
    <w:p w14:paraId="3D305898" w14:textId="3D5546FA" w:rsidR="00281382" w:rsidRPr="00FB7E66" w:rsidDel="006B2719" w:rsidRDefault="00F6600B" w:rsidP="00FB7E66">
      <w:pPr>
        <w:spacing w:line="480" w:lineRule="auto"/>
        <w:rPr>
          <w:del w:id="37" w:author="Laura Martinez" w:date="2026-07-18T12:43:00Z" w16du:dateUtc="2026-07-18T16:43:00Z"/>
          <w:rFonts w:ascii="Times New Roman" w:eastAsia="Times New Roman" w:hAnsi="Times New Roman" w:cs="Times New Roman"/>
          <w:sz w:val="24"/>
          <w:szCs w:val="24"/>
        </w:rPr>
      </w:pPr>
      <w:del w:id="38" w:author="Laura Martinez" w:date="2026-07-18T12:43:00Z" w16du:dateUtc="2026-07-18T16:43:00Z">
        <w:r w:rsidRPr="00FB7E66" w:rsidDel="006B2719">
          <w:rPr>
            <w:rFonts w:ascii="Times New Roman" w:eastAsia="Times New Roman" w:hAnsi="Times New Roman" w:cs="Times New Roman"/>
            <w:sz w:val="24"/>
            <w:szCs w:val="24"/>
          </w:rPr>
          <w:delText xml:space="preserve">Studies have found that a single male </w:delText>
        </w:r>
        <w:r w:rsidRPr="00FB7E66" w:rsidDel="006B2719">
          <w:rPr>
            <w:rFonts w:ascii="Times New Roman" w:eastAsia="Times New Roman" w:hAnsi="Times New Roman" w:cs="Times New Roman"/>
            <w:i/>
            <w:iCs/>
            <w:sz w:val="24"/>
            <w:szCs w:val="24"/>
          </w:rPr>
          <w:delText>P. maculiventris</w:delText>
        </w:r>
        <w:r w:rsidRPr="00FB7E66" w:rsidDel="006B2719">
          <w:rPr>
            <w:rFonts w:ascii="Times New Roman" w:eastAsia="Times New Roman" w:hAnsi="Times New Roman" w:cs="Times New Roman"/>
            <w:sz w:val="24"/>
            <w:szCs w:val="24"/>
          </w:rPr>
          <w:delText xml:space="preserve"> can release up to a maximum of 1 mg of the pheromone at a time, indicating that this blend and release rate mimics what the Colorado potato beetle could potentially encounter in the field (Aflitto &amp; Thaler, 2020; Aldrich et al., 1984).</w:delText>
        </w:r>
      </w:del>
    </w:p>
    <w:p w14:paraId="02C38415" w14:textId="2195AFC4"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Pheromone treatments were deployed on May 30, 2024 to coincide with the emergence of overwintering Colorado potato beetle adults. Within each row, plots consisted of six plants spaced 30 cm apart in a single row, with two pheromone flags placed adjacent to the second and fourth plants. </w:t>
      </w:r>
      <w:ins w:id="39" w:author="Laura Martinez" w:date="2026-07-16T12:42:00Z">
        <w:r w:rsidR="00045C8B" w:rsidRPr="00045C8B">
          <w:rPr>
            <w:rFonts w:ascii="Times New Roman" w:eastAsia="Times New Roman" w:hAnsi="Times New Roman" w:cs="Times New Roman"/>
            <w:sz w:val="24"/>
            <w:szCs w:val="24"/>
          </w:rPr>
          <w:t>A 5</w:t>
        </w:r>
      </w:ins>
      <w:ins w:id="40" w:author="Laura Martinez" w:date="2026-07-16T12:43:00Z" w16du:dateUtc="2026-07-16T16:43:00Z">
        <w:r w:rsidR="00A70227">
          <w:rPr>
            <w:rFonts w:ascii="Times New Roman" w:eastAsia="Times New Roman" w:hAnsi="Times New Roman" w:cs="Times New Roman"/>
            <w:sz w:val="24"/>
            <w:szCs w:val="24"/>
          </w:rPr>
          <w:t xml:space="preserve"> </w:t>
        </w:r>
      </w:ins>
      <w:ins w:id="41" w:author="Laura Martinez" w:date="2026-07-16T12:42:00Z">
        <w:r w:rsidR="00045C8B" w:rsidRPr="00045C8B">
          <w:rPr>
            <w:rFonts w:ascii="Times New Roman" w:eastAsia="Times New Roman" w:hAnsi="Times New Roman" w:cs="Times New Roman"/>
            <w:sz w:val="24"/>
            <w:szCs w:val="24"/>
          </w:rPr>
          <w:t xml:space="preserve">m buffer of untreated potato plants was maintained between plots. This spacing was selected based on </w:t>
        </w:r>
      </w:ins>
      <w:ins w:id="42" w:author="Laura Martinez" w:date="2026-07-16T12:42:00Z" w16du:dateUtc="2026-07-16T16:42:00Z">
        <w:r w:rsidR="00E6432B">
          <w:rPr>
            <w:rFonts w:ascii="Times New Roman" w:eastAsia="Times New Roman" w:hAnsi="Times New Roman" w:cs="Times New Roman"/>
            <w:sz w:val="24"/>
            <w:szCs w:val="24"/>
          </w:rPr>
          <w:t>previous field experiments in our lab</w:t>
        </w:r>
      </w:ins>
      <w:ins w:id="43" w:author="Laura Martinez" w:date="2026-07-16T12:42:00Z">
        <w:r w:rsidR="00045C8B" w:rsidRPr="00045C8B">
          <w:rPr>
            <w:rFonts w:ascii="Times New Roman" w:eastAsia="Times New Roman" w:hAnsi="Times New Roman" w:cs="Times New Roman"/>
            <w:sz w:val="24"/>
            <w:szCs w:val="24"/>
          </w:rPr>
          <w:t xml:space="preserve"> indicating no detectable behavioral response beyond approximately 1 m from the pheromone dispensers and was considered sufficient to minimize potential pheromone movement among adjacent plots</w:t>
        </w:r>
      </w:ins>
      <w:ins w:id="44" w:author="Laura Martinez" w:date="2026-07-16T12:43:00Z" w16du:dateUtc="2026-07-16T16:43:00Z">
        <w:r w:rsidR="00A70227">
          <w:rPr>
            <w:rFonts w:ascii="Times New Roman" w:eastAsia="Times New Roman" w:hAnsi="Times New Roman" w:cs="Times New Roman"/>
            <w:sz w:val="24"/>
            <w:szCs w:val="24"/>
          </w:rPr>
          <w:t xml:space="preserve"> (Aflitto </w:t>
        </w:r>
        <w:r w:rsidR="00A70227">
          <w:rPr>
            <w:rFonts w:ascii="Times New Roman" w:eastAsia="Times New Roman" w:hAnsi="Times New Roman" w:cs="Times New Roman"/>
            <w:sz w:val="24"/>
            <w:szCs w:val="24"/>
          </w:rPr>
          <w:lastRenderedPageBreak/>
          <w:t xml:space="preserve">&amp; Thaler, 2020; Martinez </w:t>
        </w:r>
        <w:commentRangeStart w:id="45"/>
        <w:r w:rsidR="00A70227">
          <w:rPr>
            <w:rFonts w:ascii="Times New Roman" w:eastAsia="Times New Roman" w:hAnsi="Times New Roman" w:cs="Times New Roman"/>
            <w:sz w:val="24"/>
            <w:szCs w:val="24"/>
          </w:rPr>
          <w:t xml:space="preserve">et. Al </w:t>
        </w:r>
      </w:ins>
      <w:commentRangeEnd w:id="45"/>
      <w:r w:rsidR="008A5C73">
        <w:rPr>
          <w:rStyle w:val="CommentReference"/>
          <w:rFonts w:ascii="Times New Roman" w:eastAsia="Times New Roman" w:hAnsi="Times New Roman" w:cs="Times New Roman"/>
          <w:sz w:val="24"/>
          <w:szCs w:val="24"/>
        </w:rPr>
        <w:commentReference w:id="45"/>
      </w:r>
      <w:ins w:id="46" w:author="Laura Martinez" w:date="2026-07-16T12:43:00Z" w16du:dateUtc="2026-07-16T16:43:00Z">
        <w:r w:rsidR="00A70227">
          <w:rPr>
            <w:rFonts w:ascii="Times New Roman" w:eastAsia="Times New Roman" w:hAnsi="Times New Roman" w:cs="Times New Roman"/>
            <w:sz w:val="24"/>
            <w:szCs w:val="24"/>
          </w:rPr>
          <w:t>2025</w:t>
        </w:r>
      </w:ins>
      <w:ins w:id="47" w:author="Laura Martinez" w:date="2026-07-16T12:42:00Z">
        <w:r w:rsidR="00045C8B" w:rsidRPr="00045C8B">
          <w:rPr>
            <w:rFonts w:ascii="Times New Roman" w:eastAsia="Times New Roman" w:hAnsi="Times New Roman" w:cs="Times New Roman"/>
            <w:sz w:val="24"/>
            <w:szCs w:val="24"/>
          </w:rPr>
          <w:t>. To further reduce side-by-side overlap of treatments, plots were staggered between rows.</w:t>
        </w:r>
      </w:ins>
      <w:del w:id="48" w:author="Laura Martinez" w:date="2026-07-16T12:42:00Z" w16du:dateUtc="2026-07-16T16:42:00Z">
        <w:r w:rsidRPr="00FB7E66" w:rsidDel="00045C8B">
          <w:rPr>
            <w:rFonts w:ascii="Times New Roman" w:eastAsia="Times New Roman" w:hAnsi="Times New Roman" w:cs="Times New Roman"/>
            <w:sz w:val="24"/>
            <w:szCs w:val="24"/>
          </w:rPr>
          <w:delText>A five meter buffer of untreated potato plants was maintained between plots. To prevent side-by-side overlap of treatments, plots were staggered between rows.</w:delText>
        </w:r>
      </w:del>
    </w:p>
    <w:p w14:paraId="4994FB44" w14:textId="16CC7BD4"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Each row contained two pheromone-treated plots and two control plots. Pheromone-treated plots received two open-dispersion volatile dispensers, while control plots received two empty dispensers. Each plot type included two distinct sampling methods, as described below, and treatments were randomized across all rows for a total of 144 plots. Dispensers were left in the field throughout the measurement period and were replaced every 1.5 weeks.</w:t>
      </w:r>
    </w:p>
    <w:p w14:paraId="73784F1E"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Field sampling</w:t>
      </w:r>
    </w:p>
    <w:p w14:paraId="698035EB" w14:textId="0B5BED8B"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We measured the effect of predator pheromone on the abundance of potato herbivores and natural enemies using two sampling methods. Starting June 4, 2024, and continuing weekly for seven weeks, we conducted visual counts of </w:t>
      </w:r>
      <w:del w:id="49" w:author="Laura Martinez" w:date="2026-07-16T12:59:00Z" w16du:dateUtc="2026-07-16T16:59:00Z">
        <w:r w:rsidRPr="00FB7E66" w:rsidDel="002767C6">
          <w:rPr>
            <w:rFonts w:ascii="Times New Roman" w:eastAsia="Times New Roman" w:hAnsi="Times New Roman" w:cs="Times New Roman"/>
            <w:sz w:val="24"/>
            <w:szCs w:val="24"/>
          </w:rPr>
          <w:delText xml:space="preserve">all </w:delText>
        </w:r>
      </w:del>
      <w:r w:rsidRPr="00FB7E66">
        <w:rPr>
          <w:rFonts w:ascii="Times New Roman" w:eastAsia="Times New Roman" w:hAnsi="Times New Roman" w:cs="Times New Roman"/>
          <w:sz w:val="24"/>
          <w:szCs w:val="24"/>
        </w:rPr>
        <w:t>Colorado potato beetle predators, the Colorado potato beetle (eggs, larvae, and adults), and other potato pests present on the six plants within each of the 72 plots (half control, half with pheromone).</w:t>
      </w:r>
      <w:ins w:id="50" w:author="Laura Martinez" w:date="2026-07-16T12:59:00Z" w16du:dateUtc="2026-07-16T16:59:00Z">
        <w:r w:rsidR="00A66C22">
          <w:rPr>
            <w:rFonts w:ascii="Times New Roman" w:eastAsia="Times New Roman" w:hAnsi="Times New Roman" w:cs="Times New Roman"/>
            <w:sz w:val="24"/>
            <w:szCs w:val="24"/>
          </w:rPr>
          <w:t xml:space="preserve"> </w:t>
        </w:r>
      </w:ins>
      <w:ins w:id="51" w:author="Laura Martinez" w:date="2026-07-16T13:00:00Z" w16du:dateUtc="2026-07-16T17:00:00Z">
        <w:r w:rsidR="001956D9">
          <w:rPr>
            <w:rFonts w:ascii="Times New Roman" w:eastAsia="Times New Roman" w:hAnsi="Times New Roman" w:cs="Times New Roman"/>
            <w:sz w:val="24"/>
            <w:szCs w:val="24"/>
          </w:rPr>
          <w:t>Colorado potato beetle predators were identified based on published literature describing established natural enemies of CPB (Weber</w:t>
        </w:r>
      </w:ins>
      <w:ins w:id="52" w:author="Laura Martinez" w:date="2026-07-16T13:01:00Z" w16du:dateUtc="2026-07-16T17:01:00Z">
        <w:r w:rsidR="008B7F06">
          <w:rPr>
            <w:rFonts w:ascii="Times New Roman" w:eastAsia="Times New Roman" w:hAnsi="Times New Roman" w:cs="Times New Roman"/>
            <w:sz w:val="24"/>
            <w:szCs w:val="24"/>
          </w:rPr>
          <w:t xml:space="preserve"> et</w:t>
        </w:r>
        <w:r w:rsidR="00FC7E8D">
          <w:rPr>
            <w:rFonts w:ascii="Times New Roman" w:eastAsia="Times New Roman" w:hAnsi="Times New Roman" w:cs="Times New Roman"/>
            <w:sz w:val="24"/>
            <w:szCs w:val="24"/>
          </w:rPr>
          <w:t xml:space="preserve"> </w:t>
        </w:r>
        <w:r w:rsidR="008B7F06">
          <w:rPr>
            <w:rFonts w:ascii="Times New Roman" w:eastAsia="Times New Roman" w:hAnsi="Times New Roman" w:cs="Times New Roman"/>
            <w:sz w:val="24"/>
            <w:szCs w:val="24"/>
          </w:rPr>
          <w:t>al</w:t>
        </w:r>
        <w:r w:rsidR="00FC7E8D">
          <w:rPr>
            <w:rFonts w:ascii="Times New Roman" w:eastAsia="Times New Roman" w:hAnsi="Times New Roman" w:cs="Times New Roman"/>
            <w:sz w:val="24"/>
            <w:szCs w:val="24"/>
          </w:rPr>
          <w:t>.,</w:t>
        </w:r>
        <w:r w:rsidR="008B7F06">
          <w:rPr>
            <w:rFonts w:ascii="Times New Roman" w:eastAsia="Times New Roman" w:hAnsi="Times New Roman" w:cs="Times New Roman"/>
            <w:sz w:val="24"/>
            <w:szCs w:val="24"/>
          </w:rPr>
          <w:t xml:space="preserve"> 2022)</w:t>
        </w:r>
        <w:r w:rsidR="00FC7E8D">
          <w:rPr>
            <w:rFonts w:ascii="Times New Roman" w:eastAsia="Times New Roman" w:hAnsi="Times New Roman" w:cs="Times New Roman"/>
            <w:sz w:val="24"/>
            <w:szCs w:val="24"/>
          </w:rPr>
          <w:t xml:space="preserve">. </w:t>
        </w:r>
      </w:ins>
      <w:del w:id="53" w:author="Laura Martinez" w:date="2026-07-16T13:00:00Z" w16du:dateUtc="2026-07-16T17:00:00Z">
        <w:r w:rsidRPr="00FB7E66" w:rsidDel="001956D9">
          <w:rPr>
            <w:rFonts w:ascii="Times New Roman" w:eastAsia="Times New Roman" w:hAnsi="Times New Roman" w:cs="Times New Roman"/>
            <w:sz w:val="24"/>
            <w:szCs w:val="24"/>
          </w:rPr>
          <w:delText xml:space="preserve"> </w:delText>
        </w:r>
      </w:del>
      <w:ins w:id="54" w:author="Laura Martinez" w:date="2026-07-16T13:06:00Z" w16du:dateUtc="2026-07-16T17:06:00Z">
        <w:r w:rsidR="007A0699" w:rsidRPr="00FB7E66">
          <w:rPr>
            <w:rFonts w:ascii="Times New Roman" w:eastAsia="Times New Roman" w:hAnsi="Times New Roman" w:cs="Times New Roman"/>
            <w:sz w:val="24"/>
            <w:szCs w:val="24"/>
          </w:rPr>
          <w:t>Insects were identified visually in the field and were not collected during visual surveys.</w:t>
        </w:r>
        <w:r w:rsidR="007A0699">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For each plant, the observers positioned themselves approximately 15–30 cm from the plant material and conducted a systematic inspection. Observers gently manipulated the stems and foliage to examine both the upper and lower surfaces of all leaves, including those near the base of the plant, to ensure full coverage of the plant canopy. </w:t>
      </w:r>
      <w:ins w:id="55" w:author="Laura Martinez" w:date="2026-07-16T12:46:00Z">
        <w:r w:rsidR="00CB4F47" w:rsidRPr="00CB4F47">
          <w:rPr>
            <w:rFonts w:ascii="Times New Roman" w:eastAsia="Times New Roman" w:hAnsi="Times New Roman" w:cs="Times New Roman"/>
            <w:sz w:val="24"/>
            <w:szCs w:val="24"/>
          </w:rPr>
          <w:t>To minimize potential observer bias, observers were rotated among plots during each sampling period so that no observer consistently sampled the same plots.</w:t>
        </w:r>
      </w:ins>
      <w:ins w:id="56" w:author="Laura Martinez" w:date="2026-07-16T13:06:00Z" w16du:dateUtc="2026-07-16T17:06:00Z">
        <w:r w:rsidR="00E746B0" w:rsidRPr="00E746B0">
          <w:rPr>
            <w:rFonts w:ascii="Times New Roman" w:eastAsia="Times New Roman" w:hAnsi="Times New Roman" w:cs="Times New Roman"/>
            <w:color w:val="265898" w:themeColor="text2" w:themeTint="E6"/>
            <w:kern w:val="2"/>
            <w:sz w:val="24"/>
            <w:szCs w:val="24"/>
            <w:lang w:val="en-US"/>
            <w14:ligatures w14:val="standardContextual"/>
          </w:rPr>
          <w:t xml:space="preserve"> </w:t>
        </w:r>
        <w:r w:rsidR="00E746B0">
          <w:rPr>
            <w:rFonts w:ascii="Times New Roman" w:eastAsia="Times New Roman" w:hAnsi="Times New Roman" w:cs="Times New Roman"/>
            <w:sz w:val="24"/>
            <w:szCs w:val="24"/>
            <w:lang w:val="en-US"/>
          </w:rPr>
          <w:t>In addition, a</w:t>
        </w:r>
      </w:ins>
      <w:ins w:id="57" w:author="Laura Martinez" w:date="2026-07-16T13:06:00Z">
        <w:r w:rsidR="00E746B0" w:rsidRPr="00E746B0">
          <w:rPr>
            <w:rFonts w:ascii="Times New Roman" w:eastAsia="Times New Roman" w:hAnsi="Times New Roman" w:cs="Times New Roman"/>
            <w:sz w:val="24"/>
            <w:szCs w:val="24"/>
            <w:lang w:val="en-US"/>
          </w:rPr>
          <w:t xml:space="preserve">ll observers had prior entomological </w:t>
        </w:r>
        <w:r w:rsidR="00E746B0" w:rsidRPr="00E746B0">
          <w:rPr>
            <w:rFonts w:ascii="Times New Roman" w:eastAsia="Times New Roman" w:hAnsi="Times New Roman" w:cs="Times New Roman"/>
            <w:sz w:val="24"/>
            <w:szCs w:val="24"/>
            <w:lang w:val="en-US"/>
          </w:rPr>
          <w:lastRenderedPageBreak/>
          <w:t>experience and received additional training before sampling on the identification of arthropod taxa commonly encountered in potato fields. An identification guide was available during each sampling event, and a trained entomologist was available to verify uncertain field identifications.</w:t>
        </w:r>
      </w:ins>
      <w:ins w:id="58" w:author="Laura Martinez" w:date="2026-07-16T12:46:00Z" w16du:dateUtc="2026-07-16T16:46:00Z">
        <w:r w:rsidR="00CB4F47">
          <w:rPr>
            <w:rFonts w:ascii="Times New Roman" w:eastAsia="Times New Roman" w:hAnsi="Times New Roman" w:cs="Times New Roman"/>
            <w:sz w:val="24"/>
            <w:szCs w:val="24"/>
          </w:rPr>
          <w:t xml:space="preserve"> </w:t>
        </w:r>
      </w:ins>
      <w:del w:id="59" w:author="Laura Martinez" w:date="2026-07-16T13:06:00Z" w16du:dateUtc="2026-07-16T17:06:00Z">
        <w:r w:rsidRPr="00FB7E66" w:rsidDel="007A0699">
          <w:rPr>
            <w:rFonts w:ascii="Times New Roman" w:eastAsia="Times New Roman" w:hAnsi="Times New Roman" w:cs="Times New Roman"/>
            <w:sz w:val="24"/>
            <w:szCs w:val="24"/>
          </w:rPr>
          <w:delText>Insects were identified visually in the field and were not collected during visual surveys.</w:delText>
        </w:r>
      </w:del>
    </w:p>
    <w:p w14:paraId="2BEBED74" w14:textId="5DA94400"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In addition to weekly visual estimates, we used a handheld D-vac device (Model 122 Rincon-Vitova Insectaries, Ventura CA) on the other 72 plots (half control, half with pheromone). Each plant was vacuumed for 5–10 seconds. Samples from all six plants were placed into a collection bag labeled with block, plot ID, row, date of collection and placed in the freezer. </w:t>
      </w:r>
    </w:p>
    <w:p w14:paraId="15015462"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b/>
          <w:bCs/>
          <w:i/>
          <w:iCs/>
          <w:sz w:val="24"/>
          <w:szCs w:val="24"/>
        </w:rPr>
        <w:t>Insect Identification</w:t>
      </w:r>
    </w:p>
    <w:p w14:paraId="2BAF45D3" w14:textId="4F46FE9C"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All observed organisms were identified to family, with taxa of particular importance for Colorado potato beetle predation and potato pest status identified to finer taxonomic resolution when possible. Focal herbivores included the potato leafhopper, </w:t>
      </w:r>
      <w:r w:rsidRPr="00FB7E66">
        <w:rPr>
          <w:rFonts w:ascii="Times New Roman" w:eastAsia="Times New Roman" w:hAnsi="Times New Roman" w:cs="Times New Roman"/>
          <w:i/>
          <w:iCs/>
          <w:sz w:val="24"/>
          <w:szCs w:val="24"/>
        </w:rPr>
        <w:t>Empoasca fabae</w:t>
      </w:r>
      <w:r w:rsidRPr="00FB7E66">
        <w:rPr>
          <w:rFonts w:ascii="Times New Roman" w:eastAsia="Times New Roman" w:hAnsi="Times New Roman" w:cs="Times New Roman"/>
          <w:sz w:val="24"/>
          <w:szCs w:val="24"/>
        </w:rPr>
        <w:t xml:space="preserve"> (Harris) (Hemiptera: Cicadellidae); the Colorado potato beetle,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 xml:space="preserve"> (Say) (Coleoptera: Chrysomelidae); aphids (Hemiptera: Aphididae); the tarnished plant bug, </w:t>
      </w:r>
      <w:r w:rsidRPr="00FB7E66">
        <w:rPr>
          <w:rFonts w:ascii="Times New Roman" w:eastAsia="Times New Roman" w:hAnsi="Times New Roman" w:cs="Times New Roman"/>
          <w:i/>
          <w:iCs/>
          <w:sz w:val="24"/>
          <w:szCs w:val="24"/>
        </w:rPr>
        <w:t>Lygus lineolaris</w:t>
      </w:r>
      <w:r w:rsidRPr="00FB7E66">
        <w:rPr>
          <w:rFonts w:ascii="Times New Roman" w:eastAsia="Times New Roman" w:hAnsi="Times New Roman" w:cs="Times New Roman"/>
          <w:sz w:val="24"/>
          <w:szCs w:val="24"/>
        </w:rPr>
        <w:t xml:space="preserve"> (Palisot de Beauvois) (Hemiptera: Miridae); and flea beetles (Coleoptera: Chrysomelidae: Galerucinae) (Weber et al. 2022). Predators were identified to family and included lady beetles (Coleoptera: Coccinellidae), minute pirate bugs (Hemiptera: Anthocoridae), spiders (Araneae: Araneidae), damsel bugs (Hemiptera: Nabidae), and lacewings (Neuroptera: Chrysopidae, Hemerobiidae). Species-level identification was conducted for key predators of the Colorado potato beetle, including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(Coleoptera: Carabidae) (Hentz) and </w:t>
      </w:r>
      <w:r w:rsidRPr="00FB7E66">
        <w:rPr>
          <w:rFonts w:ascii="Times New Roman" w:eastAsia="Times New Roman" w:hAnsi="Times New Roman" w:cs="Times New Roman"/>
          <w:i/>
          <w:iCs/>
          <w:sz w:val="24"/>
          <w:szCs w:val="24"/>
        </w:rPr>
        <w:t>Podisus maculiventris</w:t>
      </w:r>
      <w:r w:rsidRPr="00FB7E66">
        <w:rPr>
          <w:rFonts w:ascii="Times New Roman" w:eastAsia="Times New Roman" w:hAnsi="Times New Roman" w:cs="Times New Roman"/>
          <w:sz w:val="24"/>
          <w:szCs w:val="24"/>
        </w:rPr>
        <w:t xml:space="preserve"> (Hemiptera: Pentatomidae) (Say). Lady beetles were further identified as </w:t>
      </w:r>
      <w:r w:rsidRPr="00FB7E66">
        <w:rPr>
          <w:rFonts w:ascii="Times New Roman" w:eastAsia="Times New Roman" w:hAnsi="Times New Roman" w:cs="Times New Roman"/>
          <w:i/>
          <w:iCs/>
          <w:sz w:val="24"/>
          <w:szCs w:val="24"/>
        </w:rPr>
        <w:t>Coleomegilla maculata</w:t>
      </w:r>
      <w:r w:rsidRPr="00FB7E66">
        <w:rPr>
          <w:rFonts w:ascii="Times New Roman" w:eastAsia="Times New Roman" w:hAnsi="Times New Roman" w:cs="Times New Roman"/>
          <w:sz w:val="24"/>
          <w:szCs w:val="24"/>
        </w:rPr>
        <w:t xml:space="preserve"> (Coleoptera: Coccinellidae) (De Greer), a native, naturally occurring predator of Colorado potato beetle. Herbivore and predator taxa representing less than 1% of </w:t>
      </w:r>
      <w:r w:rsidRPr="00FB7E66">
        <w:rPr>
          <w:rFonts w:ascii="Times New Roman" w:eastAsia="Times New Roman" w:hAnsi="Times New Roman" w:cs="Times New Roman"/>
          <w:sz w:val="24"/>
          <w:szCs w:val="24"/>
        </w:rPr>
        <w:lastRenderedPageBreak/>
        <w:t>total observations were not identified further, as these uncommon taxa were unlikely to play a substantial role in pest suppression or plant damage within this system (Chang and Snyder 2004).</w:t>
      </w:r>
      <w:ins w:id="60" w:author="Laura Martinez" w:date="2026-07-18T12:51:00Z" w16du:dateUtc="2026-07-18T16:51:00Z">
        <w:r w:rsidR="00C250A4">
          <w:rPr>
            <w:rFonts w:ascii="Times New Roman" w:eastAsia="Times New Roman" w:hAnsi="Times New Roman" w:cs="Times New Roman"/>
            <w:sz w:val="24"/>
            <w:szCs w:val="24"/>
          </w:rPr>
          <w:t xml:space="preserve"> </w:t>
        </w:r>
      </w:ins>
      <w:ins w:id="61" w:author="Laura Martinez" w:date="2026-07-18T12:51:00Z">
        <w:r w:rsidR="00C250A4" w:rsidRPr="00C250A4">
          <w:rPr>
            <w:rFonts w:ascii="Times New Roman" w:eastAsia="Times New Roman" w:hAnsi="Times New Roman" w:cs="Times New Roman"/>
            <w:sz w:val="24"/>
            <w:szCs w:val="24"/>
          </w:rPr>
          <w:t>Although excluding rare taxa may slightly underestimate richness and diversity, these taxa occurred at very low frequencies and were not expected to substantially influence community-level patterns or conclusions.</w:t>
        </w:r>
      </w:ins>
    </w:p>
    <w:p w14:paraId="7E167AF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Egg predation rates in the field</w:t>
      </w:r>
    </w:p>
    <w:p w14:paraId="72AE4803" w14:textId="548ADF89" w:rsidR="00281382" w:rsidRPr="00317AE4" w:rsidRDefault="00F6600B"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color w:val="000000"/>
          <w:sz w:val="24"/>
          <w:szCs w:val="24"/>
        </w:rPr>
        <w:t xml:space="preserve">To quantify Colorado potato beetle egg predation rates in the field over the potato growing season, we deployed sentinel beetle eggs weekly from June 7 to July 19, 2024. We prepared sentinel eggs using three-week-old potted potato plants grown in the greenhouse and fresh egg clutches (20 to 40 eggs per clutch) collected from a lab colony of the Colorado potato beetle. We used a paired design where an egg clutch was glued to the lower side of a leaf (the “predator-exposed” clutch) and another clutch was glued to the lower side of a nearby leaf of the same plant enclosed in a mesh bag (the “control” clutch). </w:t>
      </w:r>
      <w:ins w:id="62" w:author="Laura Martinez" w:date="2026-07-17T12:51:00Z" w16du:dateUtc="2026-07-17T16:51:00Z">
        <w:r w:rsidR="009E67E9">
          <w:rPr>
            <w:rFonts w:ascii="Times New Roman" w:eastAsia="Times New Roman" w:hAnsi="Times New Roman" w:cs="Times New Roman"/>
            <w:color w:val="000000"/>
            <w:sz w:val="24"/>
            <w:szCs w:val="24"/>
          </w:rPr>
          <w:t xml:space="preserve">Each week, we randomly selected </w:t>
        </w:r>
        <w:commentRangeStart w:id="63"/>
        <w:r w:rsidR="009E67E9">
          <w:rPr>
            <w:rFonts w:ascii="Times New Roman" w:eastAsia="Times New Roman" w:hAnsi="Times New Roman" w:cs="Times New Roman"/>
            <w:color w:val="000000"/>
            <w:sz w:val="24"/>
            <w:szCs w:val="24"/>
          </w:rPr>
          <w:t xml:space="preserve">5 to 7 </w:t>
        </w:r>
      </w:ins>
      <w:commentRangeEnd w:id="63"/>
      <w:r w:rsidR="008A5C73">
        <w:rPr>
          <w:rStyle w:val="CommentReference"/>
          <w:rFonts w:ascii="Times New Roman" w:eastAsia="Times New Roman" w:hAnsi="Times New Roman" w:cs="Times New Roman"/>
          <w:color w:val="000000"/>
          <w:sz w:val="24"/>
          <w:szCs w:val="24"/>
        </w:rPr>
        <w:commentReference w:id="63"/>
      </w:r>
      <w:ins w:id="64" w:author="Laura Martinez" w:date="2026-07-17T12:51:00Z" w16du:dateUtc="2026-07-17T16:51:00Z">
        <w:r w:rsidR="009E67E9">
          <w:rPr>
            <w:rFonts w:ascii="Times New Roman" w:eastAsia="Times New Roman" w:hAnsi="Times New Roman" w:cs="Times New Roman"/>
            <w:color w:val="000000"/>
            <w:sz w:val="24"/>
            <w:szCs w:val="24"/>
          </w:rPr>
          <w:t xml:space="preserve">control and pheromone-treated plots across our study site and deployed one plant with sentinel eggs in each plot for three days (no repeated deployments in the same locations over the season). </w:t>
        </w:r>
      </w:ins>
      <w:del w:id="65" w:author="Laura Martinez" w:date="2026-07-17T12:51:00Z" w16du:dateUtc="2026-07-17T16:51:00Z">
        <w:r w:rsidRPr="00FB7E66" w:rsidDel="00155D38">
          <w:rPr>
            <w:rFonts w:ascii="Times New Roman" w:eastAsia="Times New Roman" w:hAnsi="Times New Roman" w:cs="Times New Roman"/>
            <w:color w:val="000000"/>
            <w:sz w:val="24"/>
            <w:szCs w:val="24"/>
          </w:rPr>
          <w:delText xml:space="preserve">Ten to fourteen plants with sentinel eggs were deployed in the field for three days each week (giving a total sample size of </w:delText>
        </w:r>
        <w:r w:rsidRPr="00FB7E66" w:rsidDel="00155D38">
          <w:rPr>
            <w:rFonts w:ascii="Times New Roman" w:eastAsia="Times New Roman" w:hAnsi="Times New Roman" w:cs="Times New Roman"/>
            <w:sz w:val="24"/>
            <w:szCs w:val="24"/>
          </w:rPr>
          <w:delText xml:space="preserve">84 </w:delText>
        </w:r>
        <w:r w:rsidRPr="00FB7E66" w:rsidDel="00155D38">
          <w:rPr>
            <w:rFonts w:ascii="Times New Roman" w:eastAsia="Times New Roman" w:hAnsi="Times New Roman" w:cs="Times New Roman"/>
            <w:color w:val="000000"/>
            <w:sz w:val="24"/>
            <w:szCs w:val="24"/>
          </w:rPr>
          <w:delText xml:space="preserve">over </w:delText>
        </w:r>
        <w:r w:rsidRPr="00FB7E66" w:rsidDel="00155D38">
          <w:rPr>
            <w:rFonts w:ascii="Times New Roman" w:eastAsia="Times New Roman" w:hAnsi="Times New Roman" w:cs="Times New Roman"/>
            <w:sz w:val="24"/>
            <w:szCs w:val="24"/>
          </w:rPr>
          <w:delText>the season</w:delText>
        </w:r>
        <w:r w:rsidRPr="00FB7E66" w:rsidDel="00155D38">
          <w:rPr>
            <w:rFonts w:ascii="Times New Roman" w:eastAsia="Times New Roman" w:hAnsi="Times New Roman" w:cs="Times New Roman"/>
            <w:color w:val="000000"/>
            <w:sz w:val="24"/>
            <w:szCs w:val="24"/>
          </w:rPr>
          <w:delText xml:space="preserve">), with half of the plants in the control plots and half of the plants in the pheromone-treated plots </w:delText>
        </w:r>
        <w:r w:rsidRPr="00FB7E66" w:rsidDel="00155D38">
          <w:rPr>
            <w:rFonts w:ascii="Times New Roman" w:eastAsia="Times New Roman" w:hAnsi="Times New Roman" w:cs="Times New Roman"/>
            <w:sz w:val="24"/>
            <w:szCs w:val="24"/>
          </w:rPr>
          <w:delText>(the plants with sentinel eggs were placed between two field potato plants)</w:delText>
        </w:r>
        <w:r w:rsidRPr="00FB7E66" w:rsidDel="00155D38">
          <w:rPr>
            <w:rFonts w:ascii="Times New Roman" w:eastAsia="Times New Roman" w:hAnsi="Times New Roman" w:cs="Times New Roman"/>
            <w:color w:val="000000"/>
            <w:sz w:val="24"/>
            <w:szCs w:val="24"/>
          </w:rPr>
          <w:delText xml:space="preserve">. </w:delText>
        </w:r>
      </w:del>
      <w:r w:rsidRPr="00FB7E66">
        <w:rPr>
          <w:rFonts w:ascii="Times New Roman" w:eastAsia="Times New Roman" w:hAnsi="Times New Roman" w:cs="Times New Roman"/>
          <w:color w:val="000000"/>
          <w:sz w:val="24"/>
          <w:szCs w:val="24"/>
        </w:rPr>
        <w:t xml:space="preserve">The number of lost eggs in each clutch was determined as the difference between the initial number of eggs and the number of remaining intact eggs (partially damaged and shrunk eggs were counted as lost eggs as they were not able to hatch). </w:t>
      </w:r>
      <w:r w:rsidR="00DA34A7" w:rsidRPr="00FB7E66">
        <w:rPr>
          <w:rFonts w:ascii="Times New Roman" w:eastAsia="Times New Roman" w:hAnsi="Times New Roman" w:cs="Times New Roman"/>
          <w:color w:val="000000"/>
          <w:sz w:val="24"/>
          <w:szCs w:val="24"/>
        </w:rPr>
        <w:t>To account for non-predation egg mortality, background egg loss from the paired control clutch was scaled to the size of the predator-exposed clutch and subtracted from observed egg loss to estimate predation</w:t>
      </w:r>
      <w:ins w:id="66" w:author="Laura Martinez" w:date="2026-07-17T12:52:00Z" w16du:dateUtc="2026-07-17T16:52:00Z">
        <w:r w:rsidR="000A7ABC">
          <w:rPr>
            <w:rFonts w:ascii="Times New Roman" w:eastAsia="Times New Roman" w:hAnsi="Times New Roman" w:cs="Times New Roman"/>
            <w:color w:val="000000"/>
            <w:sz w:val="24"/>
            <w:szCs w:val="24"/>
          </w:rPr>
          <w:t xml:space="preserve"> The average non-predation </w:t>
        </w:r>
        <w:r w:rsidR="000A7ABC">
          <w:rPr>
            <w:rFonts w:ascii="Times New Roman" w:eastAsia="Times New Roman" w:hAnsi="Times New Roman" w:cs="Times New Roman"/>
            <w:color w:val="000000"/>
            <w:sz w:val="24"/>
            <w:szCs w:val="24"/>
          </w:rPr>
          <w:lastRenderedPageBreak/>
          <w:t>mortality was low and similar in the control and pheromone-treated plots (</w:t>
        </w:r>
        <w:r w:rsidR="000A7ABC" w:rsidRPr="005870B1">
          <w:rPr>
            <w:rFonts w:ascii="Times New Roman" w:eastAsia="Times New Roman" w:hAnsi="Times New Roman" w:cs="Times New Roman"/>
            <w:color w:val="000000"/>
            <w:sz w:val="24"/>
            <w:szCs w:val="24"/>
          </w:rPr>
          <w:t>mean ± SE</w:t>
        </w:r>
        <w:r w:rsidR="000A7ABC">
          <w:rPr>
            <w:rFonts w:ascii="Times New Roman" w:eastAsia="Times New Roman" w:hAnsi="Times New Roman" w:cs="Times New Roman"/>
            <w:color w:val="000000"/>
            <w:sz w:val="24"/>
            <w:szCs w:val="24"/>
          </w:rPr>
          <w:t>; control plot:</w:t>
        </w:r>
        <w:r w:rsidR="000A7ABC" w:rsidRPr="005870B1">
          <w:rPr>
            <w:rFonts w:ascii="Times New Roman" w:eastAsia="Times New Roman" w:hAnsi="Times New Roman" w:cs="Times New Roman"/>
            <w:color w:val="000000"/>
            <w:sz w:val="24"/>
            <w:szCs w:val="24"/>
          </w:rPr>
          <w:t xml:space="preserve"> 0.77 ± 0.23 eggs per three days; </w:t>
        </w:r>
        <w:r w:rsidR="000A7ABC">
          <w:rPr>
            <w:rFonts w:ascii="Times New Roman" w:eastAsia="Times New Roman" w:hAnsi="Times New Roman" w:cs="Times New Roman"/>
            <w:color w:val="000000"/>
            <w:sz w:val="24"/>
            <w:szCs w:val="24"/>
          </w:rPr>
          <w:t>p</w:t>
        </w:r>
        <w:r w:rsidR="000A7ABC" w:rsidRPr="005870B1">
          <w:rPr>
            <w:rFonts w:ascii="Times New Roman" w:eastAsia="Times New Roman" w:hAnsi="Times New Roman" w:cs="Times New Roman"/>
            <w:color w:val="000000"/>
            <w:sz w:val="24"/>
            <w:szCs w:val="24"/>
          </w:rPr>
          <w:t>heromone-treated plot: 0.75 ± 0.27 eggs per three days</w:t>
        </w:r>
        <w:r w:rsidR="000A7ABC">
          <w:rPr>
            <w:rFonts w:ascii="Times New Roman" w:eastAsia="Times New Roman" w:hAnsi="Times New Roman" w:cs="Times New Roman"/>
            <w:color w:val="000000"/>
            <w:sz w:val="24"/>
            <w:szCs w:val="24"/>
          </w:rPr>
          <w:t>).</w:t>
        </w:r>
        <w:r w:rsidR="000A7ABC" w:rsidRPr="00FB7E66">
          <w:rPr>
            <w:rFonts w:ascii="Times New Roman" w:eastAsia="Times New Roman" w:hAnsi="Times New Roman" w:cs="Times New Roman"/>
            <w:color w:val="000000"/>
            <w:sz w:val="24"/>
            <w:szCs w:val="24"/>
          </w:rPr>
          <w:t xml:space="preserve"> </w:t>
        </w:r>
        <w:r w:rsidR="000A7ABC">
          <w:rPr>
            <w:rFonts w:ascii="Times New Roman" w:eastAsia="Times New Roman" w:hAnsi="Times New Roman" w:cs="Times New Roman"/>
            <w:color w:val="000000"/>
            <w:sz w:val="24"/>
            <w:szCs w:val="24"/>
          </w:rPr>
          <w:t>Observations with c</w:t>
        </w:r>
        <w:r w:rsidR="000A7ABC" w:rsidRPr="00FB7E66">
          <w:rPr>
            <w:rFonts w:ascii="Times New Roman" w:eastAsia="Times New Roman" w:hAnsi="Times New Roman" w:cs="Times New Roman"/>
            <w:color w:val="000000"/>
            <w:sz w:val="24"/>
            <w:szCs w:val="24"/>
          </w:rPr>
          <w:t>lutches</w:t>
        </w:r>
        <w:r w:rsidR="000A7ABC">
          <w:rPr>
            <w:rFonts w:ascii="Times New Roman" w:eastAsia="Times New Roman" w:hAnsi="Times New Roman" w:cs="Times New Roman"/>
            <w:color w:val="000000"/>
            <w:sz w:val="24"/>
            <w:szCs w:val="24"/>
          </w:rPr>
          <w:t xml:space="preserve"> (either control or </w:t>
        </w:r>
        <w:r w:rsidR="000A7ABC" w:rsidRPr="00FB7E66">
          <w:rPr>
            <w:rFonts w:ascii="Times New Roman" w:eastAsia="Times New Roman" w:hAnsi="Times New Roman" w:cs="Times New Roman"/>
            <w:color w:val="000000"/>
            <w:sz w:val="24"/>
            <w:szCs w:val="24"/>
          </w:rPr>
          <w:t>predator-exposed</w:t>
        </w:r>
        <w:r w:rsidR="000A7ABC">
          <w:rPr>
            <w:rFonts w:ascii="Times New Roman" w:eastAsia="Times New Roman" w:hAnsi="Times New Roman" w:cs="Times New Roman"/>
            <w:color w:val="000000"/>
            <w:sz w:val="24"/>
            <w:szCs w:val="24"/>
          </w:rPr>
          <w:t>)</w:t>
        </w:r>
        <w:r w:rsidR="000A7ABC" w:rsidRPr="00FB7E66">
          <w:rPr>
            <w:rFonts w:ascii="Times New Roman" w:eastAsia="Times New Roman" w:hAnsi="Times New Roman" w:cs="Times New Roman"/>
            <w:color w:val="000000"/>
            <w:sz w:val="24"/>
            <w:szCs w:val="24"/>
          </w:rPr>
          <w:t xml:space="preserve"> that were missing or hatched were excluded</w:t>
        </w:r>
        <w:r w:rsidR="000A7ABC">
          <w:rPr>
            <w:rFonts w:ascii="Times New Roman" w:eastAsia="Times New Roman" w:hAnsi="Times New Roman" w:cs="Times New Roman"/>
            <w:color w:val="000000"/>
            <w:sz w:val="24"/>
            <w:szCs w:val="24"/>
          </w:rPr>
          <w:t>, giving a final sample size of 50 (30 in the control plots vs. 20 in the pheromone-treated plots) in the analysis.</w:t>
        </w:r>
      </w:ins>
      <w:del w:id="67" w:author="Laura Martinez" w:date="2026-07-17T12:52:00Z" w16du:dateUtc="2026-07-17T16:52:00Z">
        <w:r w:rsidR="00DA34A7" w:rsidRPr="00FB7E66" w:rsidDel="007610B7">
          <w:rPr>
            <w:rFonts w:ascii="Times New Roman" w:eastAsia="Times New Roman" w:hAnsi="Times New Roman" w:cs="Times New Roman"/>
            <w:color w:val="000000"/>
            <w:sz w:val="24"/>
            <w:szCs w:val="24"/>
          </w:rPr>
          <w:delText>; clutches that were missing or hatched were excluded.</w:delText>
        </w:r>
      </w:del>
    </w:p>
    <w:p w14:paraId="230D93BA" w14:textId="77777777" w:rsidR="00281382" w:rsidRPr="00FB7E66" w:rsidRDefault="00F6600B" w:rsidP="00FB7E66">
      <w:pPr>
        <w:pStyle w:val="Heading3"/>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2. Lab experiments </w:t>
      </w:r>
    </w:p>
    <w:p w14:paraId="5AE90B21"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Predation assays</w:t>
      </w:r>
    </w:p>
    <w:p w14:paraId="395CD28C"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Greenhouse feeding assays were conducted using the dominant Colorado potato beetle egg predators that were also abundant in the field, focusing on the species that could be reliably collected or maintained under laboratory conditions. These included </w:t>
      </w:r>
      <w:r w:rsidRPr="00FB7E66">
        <w:rPr>
          <w:rFonts w:ascii="Times New Roman" w:eastAsia="Times New Roman" w:hAnsi="Times New Roman" w:cs="Times New Roman"/>
          <w:i/>
          <w:iCs/>
          <w:sz w:val="24"/>
          <w:szCs w:val="24"/>
        </w:rPr>
        <w:t xml:space="preserve">Coleomegilla maculata </w:t>
      </w:r>
      <w:r w:rsidRPr="00FB7E66">
        <w:rPr>
          <w:rFonts w:ascii="Times New Roman" w:eastAsia="Times New Roman" w:hAnsi="Times New Roman" w:cs="Times New Roman"/>
          <w:sz w:val="24"/>
          <w:szCs w:val="24"/>
        </w:rPr>
        <w:t xml:space="preserve">adults and fourth-instar larvae,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adults, </w:t>
      </w:r>
      <w:r w:rsidRPr="00FB7E66">
        <w:rPr>
          <w:rFonts w:ascii="Times New Roman" w:eastAsia="Times New Roman" w:hAnsi="Times New Roman" w:cs="Times New Roman"/>
          <w:i/>
          <w:iCs/>
          <w:sz w:val="24"/>
          <w:szCs w:val="24"/>
        </w:rPr>
        <w:t>Chrysoperla rufilabris</w:t>
      </w:r>
      <w:r w:rsidRPr="00FB7E66">
        <w:rPr>
          <w:rFonts w:ascii="Times New Roman" w:eastAsia="Times New Roman" w:hAnsi="Times New Roman" w:cs="Times New Roman"/>
          <w:sz w:val="24"/>
          <w:szCs w:val="24"/>
        </w:rPr>
        <w:t xml:space="preserve"> third-instar larvae, and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adults. The assays took place in the greenhouse facility at Cornell University in Ithaca, NY. Minute pirate bug</w:t>
      </w:r>
      <w:r w:rsidRPr="00FB7E66">
        <w:rPr>
          <w:rFonts w:ascii="Times New Roman" w:eastAsia="Times New Roman" w:hAnsi="Times New Roman" w:cs="Times New Roman"/>
          <w:i/>
          <w:iCs/>
          <w:sz w:val="24"/>
          <w:szCs w:val="24"/>
        </w:rPr>
        <w:t xml:space="preserve"> Orius insidiosus</w:t>
      </w:r>
      <w:r w:rsidRPr="00FB7E66">
        <w:rPr>
          <w:rFonts w:ascii="Times New Roman" w:eastAsia="Times New Roman" w:hAnsi="Times New Roman" w:cs="Times New Roman"/>
          <w:sz w:val="24"/>
          <w:szCs w:val="24"/>
        </w:rPr>
        <w:t xml:space="preserve"> was also assessed through this study due to its high abundance in the field, however there was no clear consumption evidence of eggs, and no further analysis was performed.</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i/>
          <w:iCs/>
          <w:sz w:val="24"/>
          <w:szCs w:val="24"/>
        </w:rPr>
        <w:t>Coleomegilla maculata</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sz w:val="24"/>
          <w:szCs w:val="24"/>
        </w:rPr>
        <w:t>adults,</w:t>
      </w:r>
      <w:r w:rsidRPr="00FB7E66">
        <w:rPr>
          <w:rFonts w:ascii="Times New Roman" w:eastAsia="Times New Roman" w:hAnsi="Times New Roman" w:cs="Times New Roman"/>
          <w:b/>
          <w:bCs/>
          <w:sz w:val="24"/>
          <w:szCs w:val="24"/>
        </w:rPr>
        <w:t xml:space="preserve"> </w:t>
      </w:r>
      <w:r w:rsidRPr="00FB7E66">
        <w:rPr>
          <w:rFonts w:ascii="Times New Roman" w:eastAsia="Times New Roman" w:hAnsi="Times New Roman" w:cs="Times New Roman"/>
          <w:i/>
          <w:iCs/>
          <w:sz w:val="24"/>
          <w:szCs w:val="24"/>
        </w:rPr>
        <w:t>Lebia grandis</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adults were field collected from experimental plots located in Freeville, NY in August 2024. </w:t>
      </w:r>
      <w:r w:rsidRPr="00FB7E66">
        <w:rPr>
          <w:rFonts w:ascii="Times New Roman" w:eastAsia="Times New Roman" w:hAnsi="Times New Roman" w:cs="Times New Roman"/>
          <w:i/>
          <w:iCs/>
          <w:sz w:val="24"/>
          <w:szCs w:val="24"/>
        </w:rPr>
        <w:t xml:space="preserve">Chrysoperla rufilabris and Orius insidiosus </w:t>
      </w:r>
      <w:r w:rsidRPr="00FB7E66">
        <w:rPr>
          <w:rFonts w:ascii="Times New Roman" w:eastAsia="Times New Roman" w:hAnsi="Times New Roman" w:cs="Times New Roman"/>
          <w:sz w:val="24"/>
          <w:szCs w:val="24"/>
        </w:rPr>
        <w:t xml:space="preserve">were purchased from ARBICO Organics, Oro Valley, AZ. </w:t>
      </w:r>
      <w:r w:rsidRPr="00FB7E66">
        <w:rPr>
          <w:rFonts w:ascii="Times New Roman" w:eastAsia="Times New Roman" w:hAnsi="Times New Roman" w:cs="Times New Roman"/>
          <w:i/>
          <w:iCs/>
          <w:sz w:val="24"/>
          <w:szCs w:val="24"/>
        </w:rPr>
        <w:t>Coleomegilla maculata</w:t>
      </w:r>
      <w:r w:rsidRPr="00FB7E66">
        <w:rPr>
          <w:rFonts w:ascii="Times New Roman" w:eastAsia="Times New Roman" w:hAnsi="Times New Roman" w:cs="Times New Roman"/>
          <w:sz w:val="24"/>
          <w:szCs w:val="24"/>
        </w:rPr>
        <w:t xml:space="preserve"> adults and fourth-instar larvae were taken from our lab-colony reared in a growth chamber maintained on a 16:8 L:D dark cycle and fed on pea aphids.</w:t>
      </w:r>
    </w:p>
    <w:p w14:paraId="39060B5E"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For the greenhouse assays, predators were randomly selected from the lab colony once predators started reproducing or assays were done following field collection. Prior to the experiment, predators were isolated individually without food for 24 hours to standardize hunger levels.  </w:t>
      </w:r>
    </w:p>
    <w:p w14:paraId="37EEEC11"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 xml:space="preserve">Each replicate contained a single potato plant with a set number of </w:t>
      </w:r>
      <w:r w:rsidRPr="00FB7E66">
        <w:rPr>
          <w:rFonts w:ascii="Times New Roman" w:eastAsia="Times New Roman" w:hAnsi="Times New Roman" w:cs="Times New Roman"/>
          <w:i/>
          <w:iCs/>
          <w:sz w:val="24"/>
          <w:szCs w:val="24"/>
        </w:rPr>
        <w:t>Leptinotarsa decemlineata</w:t>
      </w:r>
      <w:r w:rsidRPr="00FB7E66">
        <w:rPr>
          <w:rFonts w:ascii="Times New Roman" w:eastAsia="Times New Roman" w:hAnsi="Times New Roman" w:cs="Times New Roman"/>
          <w:sz w:val="24"/>
          <w:szCs w:val="24"/>
        </w:rPr>
        <w:t xml:space="preserve"> eggs affixed to the abaxial side of a single, mid-height leaf blade. The beetle eggs were collected from lab-maintained colonies in a growth chamber on a 16:8 L:D dark cycle. Temperature was maintained at approximately 28.2°C and a relative humidity of 21.4%. All eggs were collected within 24 hours before the start of the assays. Plants were spaced equally in the greenhouse, about 0.5 meters apart. Individual predators were introduced to the plants randomly assigned to either the control or the treatment group. Plants in the control group were provided rubber septas charged with 250 microliters of hexane solution and soaked overnight. Plants in the treatment group had rubber septas charged with 250 microliters of 1% pheromone solution (see above) diluted with hexane, attached to a leaf around 10-15 cm across from the egg-affixed leaf.  All plants were covered by perforated bread bags and secured at the base of the plant with a rubber band. Replicates were evenly divided between control and pheromone treatments. Due to space constraints, the experiments were carried out over sequential trials, each containing an equal number of control and pheromone replicates. Total eggs consumed were counted after 24 or 48 hours. Predators that died or pupated during the assay were omitted from analysis.</w:t>
      </w:r>
    </w:p>
    <w:p w14:paraId="19E7D8C9" w14:textId="5CDAD4E5"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predation assays were done with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adults (n = 128; 63 control, 65 pheromone),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 xml:space="preserve">fourth-instar larvae (n = 27; 15 control and 12 pheromone), </w:t>
      </w:r>
      <w:r w:rsidRPr="00FB7E66">
        <w:rPr>
          <w:rFonts w:ascii="Times New Roman" w:eastAsia="Times New Roman" w:hAnsi="Times New Roman" w:cs="Times New Roman"/>
          <w:i/>
          <w:iCs/>
          <w:sz w:val="24"/>
          <w:szCs w:val="24"/>
        </w:rPr>
        <w:t xml:space="preserve">L. grandis </w:t>
      </w:r>
      <w:r w:rsidRPr="00FB7E66">
        <w:rPr>
          <w:rFonts w:ascii="Times New Roman" w:eastAsia="Times New Roman" w:hAnsi="Times New Roman" w:cs="Times New Roman"/>
          <w:sz w:val="24"/>
          <w:szCs w:val="24"/>
        </w:rPr>
        <w:t xml:space="preserve">adults (n = 32; 16 control and 16 pheromone), </w:t>
      </w:r>
      <w:r w:rsidRPr="00FB7E66">
        <w:rPr>
          <w:rFonts w:ascii="Times New Roman" w:eastAsia="Times New Roman" w:hAnsi="Times New Roman" w:cs="Times New Roman"/>
          <w:i/>
          <w:iCs/>
          <w:sz w:val="24"/>
          <w:szCs w:val="24"/>
        </w:rPr>
        <w:t xml:space="preserve">C. rufilabris </w:t>
      </w:r>
      <w:r w:rsidRPr="00FB7E66">
        <w:rPr>
          <w:rFonts w:ascii="Times New Roman" w:eastAsia="Times New Roman" w:hAnsi="Times New Roman" w:cs="Times New Roman"/>
          <w:sz w:val="24"/>
          <w:szCs w:val="24"/>
        </w:rPr>
        <w:t>third-instar larvae</w:t>
      </w:r>
      <w:r w:rsidRPr="00FB7E66">
        <w:rPr>
          <w:rFonts w:ascii="Times New Roman" w:eastAsia="Times New Roman" w:hAnsi="Times New Roman" w:cs="Times New Roman"/>
          <w:i/>
          <w:iCs/>
          <w:sz w:val="24"/>
          <w:szCs w:val="24"/>
        </w:rPr>
        <w:t xml:space="preserve"> </w:t>
      </w:r>
      <w:r w:rsidRPr="00FB7E66">
        <w:rPr>
          <w:rFonts w:ascii="Times New Roman" w:eastAsia="Times New Roman" w:hAnsi="Times New Roman" w:cs="Times New Roman"/>
          <w:sz w:val="24"/>
          <w:szCs w:val="24"/>
        </w:rPr>
        <w:t>(n = 46; 23 control and 23 pheromone), and</w:t>
      </w:r>
      <w:r w:rsidRPr="00FB7E66">
        <w:rPr>
          <w:rFonts w:ascii="Times New Roman" w:eastAsia="Times New Roman" w:hAnsi="Times New Roman" w:cs="Times New Roman"/>
          <w:i/>
          <w:iCs/>
          <w:sz w:val="24"/>
          <w:szCs w:val="24"/>
        </w:rPr>
        <w:t xml:space="preserve"> P. maculiventris </w:t>
      </w:r>
      <w:r w:rsidRPr="00FB7E66">
        <w:rPr>
          <w:rFonts w:ascii="Times New Roman" w:eastAsia="Times New Roman" w:hAnsi="Times New Roman" w:cs="Times New Roman"/>
          <w:sz w:val="24"/>
          <w:szCs w:val="24"/>
        </w:rPr>
        <w:t xml:space="preserve">adults (n = 62; 31 control and 31 pheromone; this assay was conducted for 48 hours). </w:t>
      </w:r>
    </w:p>
    <w:p w14:paraId="6E7456A2" w14:textId="77777777" w:rsidR="00281382" w:rsidRPr="00FB7E66" w:rsidRDefault="00F6600B" w:rsidP="00FB7E66">
      <w:pPr>
        <w:pStyle w:val="Heading3"/>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3. Data analysis</w:t>
      </w:r>
    </w:p>
    <w:p w14:paraId="002C66DD" w14:textId="77777777" w:rsidR="00281382" w:rsidRPr="00FB7E66" w:rsidRDefault="00F6600B" w:rsidP="00FB7E66">
      <w:pPr>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b/>
          <w:bCs/>
          <w:i/>
          <w:iCs/>
          <w:sz w:val="24"/>
          <w:szCs w:val="24"/>
        </w:rPr>
        <w:t>Abundance of the Colorado potato beetle</w:t>
      </w:r>
      <w:r w:rsidRPr="00FB7E66">
        <w:rPr>
          <w:rFonts w:ascii="Times New Roman" w:eastAsia="Times New Roman" w:hAnsi="Times New Roman" w:cs="Times New Roman"/>
          <w:b/>
          <w:bCs/>
          <w:sz w:val="24"/>
          <w:szCs w:val="24"/>
        </w:rPr>
        <w:t xml:space="preserve"> </w:t>
      </w:r>
    </w:p>
    <w:p w14:paraId="499DA8EE" w14:textId="63E2C498"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lastRenderedPageBreak/>
        <w:t>We analyzed the abundance of the Colorado potato beetle (</w:t>
      </w:r>
      <w:r w:rsidRPr="00FB7E66">
        <w:rPr>
          <w:rFonts w:ascii="Times New Roman" w:eastAsia="Times New Roman" w:hAnsi="Times New Roman" w:cs="Times New Roman"/>
          <w:i/>
          <w:iCs/>
          <w:sz w:val="24"/>
          <w:szCs w:val="24"/>
        </w:rPr>
        <w:t>L. decemlineata</w:t>
      </w:r>
      <w:r w:rsidRPr="00FB7E66">
        <w:rPr>
          <w:rFonts w:ascii="Times New Roman" w:eastAsia="Times New Roman" w:hAnsi="Times New Roman" w:cs="Times New Roman"/>
          <w:sz w:val="24"/>
          <w:szCs w:val="24"/>
        </w:rPr>
        <w:t xml:space="preserve">) separately for the following biological and statistical reasons: (1) It is the focal pest species in this system. (2) It has known behavioral responses to predator-derived cues (Aflitto &amp; Thaler, 2020; Helms et al., 2019).  (3) It was not found in D-vac samples. (4) Its statistical distribution differed from that of other herbivores in the system. We fit a generalized linear mixed-effects model with beetle larval abundance as the response variable, pheromone treatment as the fixed effect, </w:t>
      </w:r>
      <w:del w:id="68" w:author="Laura Martinez" w:date="2026-07-18T13:20:00Z" w16du:dateUtc="2026-07-18T17:20:00Z">
        <w:r w:rsidRPr="00FB7E66" w:rsidDel="00913C43">
          <w:rPr>
            <w:rFonts w:ascii="Times New Roman" w:eastAsia="Times New Roman" w:hAnsi="Times New Roman" w:cs="Times New Roman"/>
            <w:sz w:val="24"/>
            <w:szCs w:val="24"/>
          </w:rPr>
          <w:delText xml:space="preserve">and </w:delText>
        </w:r>
      </w:del>
      <w:ins w:id="69" w:author="Laura Martinez" w:date="2026-07-18T13:20:00Z" w16du:dateUtc="2026-07-18T17:20:00Z">
        <w:r w:rsidR="00913C43">
          <w:rPr>
            <w:rFonts w:ascii="Times New Roman" w:eastAsia="Times New Roman" w:hAnsi="Times New Roman" w:cs="Times New Roman"/>
            <w:sz w:val="24"/>
            <w:szCs w:val="24"/>
          </w:rPr>
          <w:t xml:space="preserve">with </w:t>
        </w:r>
      </w:ins>
      <w:r w:rsidRPr="00FB7E66">
        <w:rPr>
          <w:rFonts w:ascii="Times New Roman" w:eastAsia="Times New Roman" w:hAnsi="Times New Roman" w:cs="Times New Roman"/>
          <w:sz w:val="24"/>
          <w:szCs w:val="24"/>
        </w:rPr>
        <w:t xml:space="preserve">week and plot nested within the </w:t>
      </w:r>
      <w:ins w:id="70" w:author="Laura Martinez" w:date="2026-07-18T13:20:00Z" w16du:dateUtc="2026-07-18T17:20:00Z">
        <w:r w:rsidR="000741AF">
          <w:rPr>
            <w:rFonts w:ascii="Times New Roman" w:eastAsia="Times New Roman" w:hAnsi="Times New Roman" w:cs="Times New Roman"/>
            <w:sz w:val="24"/>
            <w:szCs w:val="24"/>
          </w:rPr>
          <w:t xml:space="preserve">row and </w:t>
        </w:r>
      </w:ins>
      <w:r w:rsidRPr="00FB7E66">
        <w:rPr>
          <w:rFonts w:ascii="Times New Roman" w:eastAsia="Times New Roman" w:hAnsi="Times New Roman" w:cs="Times New Roman"/>
          <w:sz w:val="24"/>
          <w:szCs w:val="24"/>
        </w:rPr>
        <w:t xml:space="preserve">block as the random effects. </w:t>
      </w:r>
    </w:p>
    <w:p w14:paraId="4066918C" w14:textId="77777777" w:rsidR="00281382" w:rsidRPr="00FB7E66" w:rsidRDefault="00F6600B"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Abundance, richness, and diversity of arthropod communities</w:t>
      </w:r>
    </w:p>
    <w:p w14:paraId="39EA6E98" w14:textId="5A6CF20D"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To evaluate how pheromone treatment influenced herbivore and predator community structure, we calculated total abundance, mean abundance per taxonomic group, richness, and Shannon diversity for each field sample. Herbivore and predator datasets were first filtered to include only non-predatory taxa or predatory taxa only, and total counts were summed within each combination of block, row, plot, treatment, sampling method, week, and taxonomic group. Community metrics were calculated at the level of taxonomic groups (family-level units), including taxonomic richness (number of families detected), mean abundance per family, and Shannon diversity using the “vegan” package (Oksanen, 2024).</w:t>
      </w:r>
      <w:ins w:id="71" w:author="Laura Martinez" w:date="2026-07-18T13:24:00Z" w16du:dateUtc="2026-07-18T17:24:00Z">
        <w:r w:rsidR="009A4F4F">
          <w:rPr>
            <w:rFonts w:ascii="Times New Roman" w:eastAsia="Times New Roman" w:hAnsi="Times New Roman" w:cs="Times New Roman"/>
            <w:sz w:val="24"/>
            <w:szCs w:val="24"/>
          </w:rPr>
          <w:t xml:space="preserve"> </w:t>
        </w:r>
      </w:ins>
      <w:ins w:id="72" w:author="Laura Martinez" w:date="2026-07-18T13:24:00Z">
        <w:r w:rsidR="009A4F4F" w:rsidRPr="009A4F4F">
          <w:rPr>
            <w:rFonts w:ascii="Times New Roman" w:eastAsia="Times New Roman" w:hAnsi="Times New Roman" w:cs="Times New Roman"/>
            <w:sz w:val="24"/>
            <w:szCs w:val="24"/>
          </w:rPr>
          <w:t>Although community metrics were calculated at the family level, which may mask species-specific responses within some groups, potato arthropod communities are typically dominated by a relatively small number of herbivore and predator taxa. Consequently, we expect family-level metrics to capture the dominant community responses to pheromone deployment, while recognizing that species-level responses within families may have gone undetected.</w:t>
        </w:r>
      </w:ins>
    </w:p>
    <w:p w14:paraId="5C1F0F4C" w14:textId="24B59335"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Abundance was log-transformed to meet model assumptions and analyzed with a linear mixed-effects model including treatment as the fixed effect and week and plot nested within block as </w:t>
      </w:r>
      <w:r w:rsidRPr="00FB7E66">
        <w:rPr>
          <w:rFonts w:ascii="Times New Roman" w:eastAsia="Times New Roman" w:hAnsi="Times New Roman" w:cs="Times New Roman"/>
          <w:sz w:val="24"/>
          <w:szCs w:val="24"/>
        </w:rPr>
        <w:lastRenderedPageBreak/>
        <w:t xml:space="preserve">the random effects.  Richness was modeled using a generalized linear mixed model with a Poisson error distribution, with treatment included as the fixed effect and week and plot nested within block as the random effects. This model was fitted via the glmmTMB() function in the R “glmmTMB” package (Brooks et al. 2017). The effects of treatment on Shannon diversity were evaluated using a linear mixed-effects model with treatment as the fixed effect and week and plot nested within block as the random effects. </w:t>
      </w:r>
      <w:r w:rsidRPr="00FB7E66">
        <w:rPr>
          <w:rFonts w:ascii="Times New Roman" w:eastAsia="Times New Roman" w:hAnsi="Times New Roman" w:cs="Times New Roman"/>
          <w:color w:val="000000"/>
          <w:sz w:val="24"/>
          <w:szCs w:val="24"/>
        </w:rPr>
        <w:t>We checked model assumptions using the simulated scaled residuals generated from the simulateResiduals() function in the R “DHARMa” package (Hartig 2024).</w:t>
      </w:r>
    </w:p>
    <w:p w14:paraId="2E9AB88B" w14:textId="77777777" w:rsidR="00281382" w:rsidRPr="00FB7E66" w:rsidRDefault="00F6600B"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Abundance of selected predators and herbivores</w:t>
      </w:r>
    </w:p>
    <w:p w14:paraId="00A66F7C"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To evaluate the effects of pheromone treatment on herbivorous and predator arthropod abundance across taxonomic groups, we constructed generalized linear mixed models using the lme4 package (Bates et al. 2015). Herbivore and predator datasets were filtered to include taxa that were consistently detected across sampling events. The selected herbivores included </w:t>
      </w:r>
      <w:r w:rsidRPr="00FB7E66">
        <w:rPr>
          <w:rFonts w:ascii="Times New Roman" w:eastAsia="Times New Roman" w:hAnsi="Times New Roman" w:cs="Times New Roman"/>
          <w:i/>
          <w:iCs/>
          <w:sz w:val="24"/>
          <w:szCs w:val="24"/>
        </w:rPr>
        <w:t xml:space="preserve">Cicadellidae </w:t>
      </w:r>
      <w:r w:rsidRPr="00FB7E66">
        <w:rPr>
          <w:rFonts w:ascii="Times New Roman" w:eastAsia="Times New Roman" w:hAnsi="Times New Roman" w:cs="Times New Roman"/>
          <w:sz w:val="24"/>
          <w:szCs w:val="24"/>
        </w:rPr>
        <w:t>(potato leaf hopper)</w:t>
      </w:r>
      <w:r w:rsidRPr="00FB7E66">
        <w:rPr>
          <w:rFonts w:ascii="Times New Roman" w:eastAsia="Times New Roman" w:hAnsi="Times New Roman" w:cs="Times New Roman"/>
          <w:i/>
          <w:iCs/>
          <w:sz w:val="24"/>
          <w:szCs w:val="24"/>
        </w:rPr>
        <w:t xml:space="preserve">, Galerucinae </w:t>
      </w:r>
      <w:r w:rsidRPr="00FB7E66">
        <w:rPr>
          <w:rFonts w:ascii="Times New Roman" w:eastAsia="Times New Roman" w:hAnsi="Times New Roman" w:cs="Times New Roman"/>
          <w:sz w:val="24"/>
          <w:szCs w:val="24"/>
        </w:rPr>
        <w:t>(flea beetles)</w:t>
      </w:r>
      <w:r w:rsidRPr="00FB7E66">
        <w:rPr>
          <w:rFonts w:ascii="Times New Roman" w:eastAsia="Times New Roman" w:hAnsi="Times New Roman" w:cs="Times New Roman"/>
          <w:i/>
          <w:iCs/>
          <w:sz w:val="24"/>
          <w:szCs w:val="24"/>
        </w:rPr>
        <w:t xml:space="preserve">, Miridae </w:t>
      </w:r>
      <w:r w:rsidRPr="00FB7E66">
        <w:rPr>
          <w:rFonts w:ascii="Times New Roman" w:eastAsia="Times New Roman" w:hAnsi="Times New Roman" w:cs="Times New Roman"/>
          <w:sz w:val="24"/>
          <w:szCs w:val="24"/>
        </w:rPr>
        <w:t>(tarnished plant bug)</w:t>
      </w:r>
      <w:r w:rsidRPr="00FB7E66">
        <w:rPr>
          <w:rFonts w:ascii="Times New Roman" w:eastAsia="Times New Roman" w:hAnsi="Times New Roman" w:cs="Times New Roman"/>
          <w:i/>
          <w:iCs/>
          <w:sz w:val="24"/>
          <w:szCs w:val="24"/>
        </w:rPr>
        <w:t>,</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Aphididae</w:t>
      </w:r>
      <w:r w:rsidRPr="00FB7E66">
        <w:rPr>
          <w:rFonts w:ascii="Times New Roman" w:eastAsia="Times New Roman" w:hAnsi="Times New Roman" w:cs="Times New Roman"/>
          <w:sz w:val="24"/>
          <w:szCs w:val="24"/>
        </w:rPr>
        <w:t xml:space="preserve"> (Aphids); the selected predators included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 xml:space="preserve">maculiventris, </w:t>
      </w:r>
      <w:r w:rsidRPr="00FB7E66">
        <w:rPr>
          <w:rFonts w:ascii="Times New Roman" w:eastAsia="Times New Roman" w:hAnsi="Times New Roman" w:cs="Times New Roman"/>
          <w:sz w:val="24"/>
          <w:szCs w:val="24"/>
        </w:rPr>
        <w:t>Neuroptera (lacewings), Coccinellidae (lady beetles), Nabidae (damsel bugs), Araneidae (spiders), and Anthrocoridae (minute pirate bugs). Abundance for each taxonomic group was calculated as the mean number of individuals collected within each combination of block, plot, row, treatment, sampling method, and week.</w:t>
      </w:r>
    </w:p>
    <w:p w14:paraId="50075BBF" w14:textId="7BD8C769" w:rsidR="00281382" w:rsidRPr="00317AE4"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We modeled herbivore abundance as a function of treatment, taxonomic group, and their interaction using a negative binomial GLMM. The full model included the interaction between treatment and taxonomic group as fixed effects, with plot nested within block and week included as random effects. A negative binomial error distribution was used to account for overdispersion </w:t>
      </w:r>
      <w:r w:rsidRPr="00FB7E66">
        <w:rPr>
          <w:rFonts w:ascii="Times New Roman" w:eastAsia="Times New Roman" w:hAnsi="Times New Roman" w:cs="Times New Roman"/>
          <w:sz w:val="24"/>
          <w:szCs w:val="24"/>
        </w:rPr>
        <w:lastRenderedPageBreak/>
        <w:t>in count data. Post hoc comparisons among treatment levels within each taxonomic group were performed using pairwise contrasts of estimated marginal means (EMMs) with the emmeans package (Lenth, 202</w:t>
      </w:r>
      <w:ins w:id="73" w:author="Laura Martinez" w:date="2026-07-17T12:49:00Z" w16du:dateUtc="2026-07-17T16:49:00Z">
        <w:r w:rsidR="0032765B">
          <w:rPr>
            <w:rFonts w:ascii="Times New Roman" w:eastAsia="Times New Roman" w:hAnsi="Times New Roman" w:cs="Times New Roman"/>
            <w:sz w:val="24"/>
            <w:szCs w:val="24"/>
          </w:rPr>
          <w:t>5</w:t>
        </w:r>
      </w:ins>
      <w:del w:id="74" w:author="Laura Martinez" w:date="2026-07-16T12:17:00Z" w16du:dateUtc="2026-07-16T16:17:00Z">
        <w:r w:rsidRPr="00FB7E66" w:rsidDel="00CD4726">
          <w:rPr>
            <w:rFonts w:ascii="Times New Roman" w:eastAsia="Times New Roman" w:hAnsi="Times New Roman" w:cs="Times New Roman"/>
            <w:sz w:val="24"/>
            <w:szCs w:val="24"/>
          </w:rPr>
          <w:delText>4</w:delText>
        </w:r>
      </w:del>
      <w:r w:rsidRPr="00FB7E66">
        <w:rPr>
          <w:rFonts w:ascii="Times New Roman" w:eastAsia="Times New Roman" w:hAnsi="Times New Roman" w:cs="Times New Roman"/>
          <w:sz w:val="24"/>
          <w:szCs w:val="24"/>
        </w:rPr>
        <w:t xml:space="preserve">). </w:t>
      </w:r>
    </w:p>
    <w:p w14:paraId="455788F0" w14:textId="77777777" w:rsidR="00281382" w:rsidRPr="00FB7E66" w:rsidRDefault="00F6600B" w:rsidP="00FB7E66">
      <w:pPr>
        <w:spacing w:line="480" w:lineRule="auto"/>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Egg predation in the field</w:t>
      </w:r>
    </w:p>
    <w:p w14:paraId="4405B24F" w14:textId="6B99B175" w:rsidR="00281382" w:rsidRPr="00FB7E66" w:rsidRDefault="00F6600B"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color w:val="000000"/>
          <w:sz w:val="24"/>
          <w:szCs w:val="24"/>
        </w:rPr>
        <w:t>To compare the egg predation rates between the control and the pheromone-treated plots, we fit a generalized linear model with the number of predated eggs as the response, and plot treatment type and week as the</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color w:val="000000"/>
          <w:sz w:val="24"/>
          <w:szCs w:val="24"/>
        </w:rPr>
        <w:t>predictors. We used a negative binomial distribution with a log link function to account for data overdispersion. The model was fitted via the glmmtmb() function in the R “glmmTMB” package (Brooks et al. 2017). We checked model assumptions using the simulated scaled residuals generated from the simulateResiduals() function in the R “DHARMa” package (Hartig 2024). We used the Wald chi-square test to assess predictor significance using the Anova() function (type II sums of squares) in the R “car” package (Fox &amp; Weisberg 2018). The analysis was performed in R version 4.3.3 (R Core Team 2024).</w:t>
      </w:r>
    </w:p>
    <w:p w14:paraId="2996639B" w14:textId="77777777" w:rsidR="00281382" w:rsidRPr="00FB7E66" w:rsidRDefault="00F6600B" w:rsidP="00FB7E66">
      <w:pPr>
        <w:spacing w:line="480" w:lineRule="auto"/>
        <w:jc w:val="both"/>
        <w:rPr>
          <w:rFonts w:ascii="Times New Roman" w:eastAsia="Times New Roman" w:hAnsi="Times New Roman" w:cs="Times New Roman"/>
          <w:b/>
          <w:bCs/>
          <w:i/>
          <w:iCs/>
          <w:sz w:val="24"/>
          <w:szCs w:val="24"/>
        </w:rPr>
      </w:pPr>
      <w:r w:rsidRPr="00FB7E66">
        <w:rPr>
          <w:rFonts w:ascii="Times New Roman" w:eastAsia="Times New Roman" w:hAnsi="Times New Roman" w:cs="Times New Roman"/>
          <w:b/>
          <w:bCs/>
          <w:i/>
          <w:iCs/>
          <w:sz w:val="24"/>
          <w:szCs w:val="24"/>
        </w:rPr>
        <w:t>Egg predation in the greenhouse</w:t>
      </w:r>
    </w:p>
    <w:p w14:paraId="09780229" w14:textId="408EF248" w:rsidR="00281382" w:rsidRPr="00FB7E66" w:rsidRDefault="00F6600B" w:rsidP="00FB7E66">
      <w:pPr>
        <w:spacing w:line="480" w:lineRule="auto"/>
        <w:jc w:val="both"/>
        <w:rPr>
          <w:rFonts w:ascii="Times New Roman" w:eastAsia="Times New Roman" w:hAnsi="Times New Roman" w:cs="Times New Roman"/>
          <w:color w:val="000000"/>
          <w:sz w:val="24"/>
          <w:szCs w:val="24"/>
        </w:rPr>
      </w:pPr>
      <w:r w:rsidRPr="00FB7E66">
        <w:rPr>
          <w:rFonts w:ascii="Times New Roman" w:eastAsia="Times New Roman" w:hAnsi="Times New Roman" w:cs="Times New Roman"/>
          <w:sz w:val="24"/>
          <w:szCs w:val="24"/>
        </w:rPr>
        <w:t>We analyzed the probability of egg consumption by four predator species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maculiventris, C. maculata</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L.</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grandis</w:t>
      </w:r>
      <w:r w:rsidRPr="00FB7E66">
        <w:rPr>
          <w:rFonts w:ascii="Times New Roman" w:eastAsia="Times New Roman" w:hAnsi="Times New Roman" w:cs="Times New Roman"/>
          <w:sz w:val="24"/>
          <w:szCs w:val="24"/>
        </w:rPr>
        <w:t xml:space="preserve">, and </w:t>
      </w:r>
      <w:r w:rsidRPr="00FB7E66">
        <w:rPr>
          <w:rFonts w:ascii="Times New Roman" w:eastAsia="Times New Roman" w:hAnsi="Times New Roman" w:cs="Times New Roman"/>
          <w:i/>
          <w:iCs/>
          <w:sz w:val="24"/>
          <w:szCs w:val="24"/>
        </w:rPr>
        <w:t>C. rufilabris</w:t>
      </w:r>
      <w:r w:rsidRPr="00FB7E66">
        <w:rPr>
          <w:rFonts w:ascii="Times New Roman" w:eastAsia="Times New Roman" w:hAnsi="Times New Roman" w:cs="Times New Roman"/>
          <w:sz w:val="24"/>
          <w:szCs w:val="24"/>
        </w:rPr>
        <w:t>) using a generalized linear mixed model fitted with the glmmTMB package (Brooks et al. 2017). The response variable was the number of eggs consumed relative to the number available at the start of the assay, modeled as a binomial response. Fixed effects included treatment, predator life stage/species, their interaction, and assay length as a covariate.</w:t>
      </w:r>
      <w:ins w:id="75" w:author="Laura Martinez" w:date="2026-07-18T13:03:00Z" w16du:dateUtc="2026-07-18T17:03:00Z">
        <w:r w:rsidR="00A64B32">
          <w:rPr>
            <w:rFonts w:ascii="Times New Roman" w:eastAsia="Times New Roman" w:hAnsi="Times New Roman" w:cs="Times New Roman"/>
            <w:sz w:val="24"/>
            <w:szCs w:val="24"/>
          </w:rPr>
          <w:t xml:space="preserve"> </w:t>
        </w:r>
      </w:ins>
      <w:ins w:id="76" w:author="Laura Martinez" w:date="2026-07-18T13:02:00Z" w16du:dateUtc="2026-07-18T17:02:00Z">
        <w:r w:rsidR="000F6F2F">
          <w:rPr>
            <w:rFonts w:ascii="Times New Roman" w:eastAsia="Times New Roman" w:hAnsi="Times New Roman" w:cs="Times New Roman"/>
            <w:sz w:val="24"/>
            <w:szCs w:val="24"/>
          </w:rPr>
          <w:t xml:space="preserve">Random effects included </w:t>
        </w:r>
        <w:r w:rsidR="00897BD9">
          <w:rPr>
            <w:rFonts w:ascii="Times New Roman" w:eastAsia="Times New Roman" w:hAnsi="Times New Roman" w:cs="Times New Roman"/>
            <w:sz w:val="24"/>
            <w:szCs w:val="24"/>
          </w:rPr>
          <w:t>trial</w:t>
        </w:r>
      </w:ins>
      <w:ins w:id="77" w:author="Laura Martinez" w:date="2026-07-18T13:03:00Z" w16du:dateUtc="2026-07-18T17:03:00Z">
        <w:r w:rsidR="00897BD9">
          <w:rPr>
            <w:rFonts w:ascii="Times New Roman" w:eastAsia="Times New Roman" w:hAnsi="Times New Roman" w:cs="Times New Roman"/>
            <w:sz w:val="24"/>
            <w:szCs w:val="24"/>
          </w:rPr>
          <w:t xml:space="preserve"> identity since </w:t>
        </w:r>
        <w:r w:rsidR="00A64B32">
          <w:rPr>
            <w:rFonts w:ascii="Times New Roman" w:eastAsia="Times New Roman" w:hAnsi="Times New Roman" w:cs="Times New Roman"/>
            <w:sz w:val="24"/>
            <w:szCs w:val="24"/>
          </w:rPr>
          <w:t xml:space="preserve">experiments were conducted sequentially, and plant identity. </w:t>
        </w:r>
      </w:ins>
      <w:del w:id="78" w:author="Laura Martinez" w:date="2026-07-18T13:02:00Z" w16du:dateUtc="2026-07-18T17:02:00Z">
        <w:r w:rsidRPr="00FB7E66" w:rsidDel="000F6F2F">
          <w:rPr>
            <w:rFonts w:ascii="Times New Roman" w:eastAsia="Times New Roman" w:hAnsi="Times New Roman" w:cs="Times New Roman"/>
            <w:sz w:val="24"/>
            <w:szCs w:val="24"/>
          </w:rPr>
          <w:delText xml:space="preserve"> </w:delText>
        </w:r>
      </w:del>
      <w:r w:rsidRPr="00FB7E66">
        <w:rPr>
          <w:rFonts w:ascii="Times New Roman" w:eastAsia="Times New Roman" w:hAnsi="Times New Roman" w:cs="Times New Roman"/>
          <w:sz w:val="24"/>
          <w:szCs w:val="24"/>
        </w:rPr>
        <w:t xml:space="preserve">The species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was separated to analyze the treatment effect on egg consumption in larvae and adult stages.</w:t>
      </w:r>
      <w:r w:rsidRPr="00FB7E66">
        <w:rPr>
          <w:rFonts w:ascii="Times New Roman" w:eastAsia="Times New Roman" w:hAnsi="Times New Roman" w:cs="Times New Roman"/>
          <w:color w:val="000000"/>
          <w:sz w:val="24"/>
          <w:szCs w:val="24"/>
        </w:rPr>
        <w:t xml:space="preserve"> </w:t>
      </w:r>
      <w:r w:rsidRPr="00FB7E66">
        <w:rPr>
          <w:rFonts w:ascii="Times New Roman" w:eastAsia="Times New Roman" w:hAnsi="Times New Roman" w:cs="Times New Roman"/>
          <w:i/>
          <w:iCs/>
          <w:color w:val="000000"/>
          <w:sz w:val="24"/>
          <w:szCs w:val="24"/>
        </w:rPr>
        <w:t>Coleomegilla maculata</w:t>
      </w:r>
      <w:r w:rsidRPr="00FB7E66">
        <w:rPr>
          <w:rFonts w:ascii="Times New Roman" w:eastAsia="Times New Roman" w:hAnsi="Times New Roman" w:cs="Times New Roman"/>
          <w:color w:val="000000"/>
          <w:sz w:val="24"/>
          <w:szCs w:val="24"/>
        </w:rPr>
        <w:t xml:space="preserve"> was selected because it represented </w:t>
      </w:r>
      <w:r w:rsidRPr="00FB7E66">
        <w:rPr>
          <w:rFonts w:ascii="Times New Roman" w:eastAsia="Times New Roman" w:hAnsi="Times New Roman" w:cs="Times New Roman"/>
          <w:color w:val="000000"/>
          <w:sz w:val="24"/>
          <w:szCs w:val="24"/>
        </w:rPr>
        <w:lastRenderedPageBreak/>
        <w:t xml:space="preserve">the highest proportion of lady beetles observed in the field, while </w:t>
      </w:r>
      <w:r w:rsidRPr="00FB7E66">
        <w:rPr>
          <w:rFonts w:ascii="Times New Roman" w:eastAsia="Times New Roman" w:hAnsi="Times New Roman" w:cs="Times New Roman"/>
          <w:i/>
          <w:iCs/>
          <w:color w:val="000000"/>
          <w:sz w:val="24"/>
          <w:szCs w:val="24"/>
        </w:rPr>
        <w:t>L</w:t>
      </w:r>
      <w:r w:rsidRPr="00FB7E66">
        <w:rPr>
          <w:rFonts w:ascii="Times New Roman" w:eastAsia="Times New Roman" w:hAnsi="Times New Roman" w:cs="Times New Roman"/>
          <w:i/>
          <w:iCs/>
          <w:sz w:val="24"/>
          <w:szCs w:val="24"/>
        </w:rPr>
        <w:t>.</w:t>
      </w:r>
      <w:r w:rsidRPr="00FB7E66">
        <w:rPr>
          <w:rFonts w:ascii="Times New Roman" w:eastAsia="Times New Roman" w:hAnsi="Times New Roman" w:cs="Times New Roman"/>
          <w:i/>
          <w:iCs/>
          <w:color w:val="000000"/>
          <w:sz w:val="24"/>
          <w:szCs w:val="24"/>
        </w:rPr>
        <w:t xml:space="preserve"> grandis</w:t>
      </w:r>
      <w:r w:rsidRPr="00FB7E66">
        <w:rPr>
          <w:rFonts w:ascii="Times New Roman" w:eastAsia="Times New Roman" w:hAnsi="Times New Roman" w:cs="Times New Roman"/>
          <w:color w:val="000000"/>
          <w:sz w:val="24"/>
          <w:szCs w:val="24"/>
        </w:rPr>
        <w:t xml:space="preserve"> was included due to its role as an important specialist predator of the Colorado potato beetles.</w:t>
      </w:r>
      <w:r w:rsidRPr="00FB7E66">
        <w:rPr>
          <w:rFonts w:ascii="Times New Roman" w:eastAsia="Times New Roman" w:hAnsi="Times New Roman" w:cs="Times New Roman"/>
          <w:sz w:val="24"/>
          <w:szCs w:val="24"/>
        </w:rPr>
        <w:t xml:space="preserve"> All analysis was conducted in R version 4.4.0 (R Core Team 2025).</w:t>
      </w:r>
    </w:p>
    <w:p w14:paraId="142CBE72" w14:textId="5A9A63D9"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Results</w:t>
      </w:r>
    </w:p>
    <w:p w14:paraId="1392D26A"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Herbivore abundance and community structure </w:t>
      </w:r>
    </w:p>
    <w:p w14:paraId="029EEC6D" w14:textId="7CF755C9" w:rsidR="00281382" w:rsidRPr="004B10E0" w:rsidRDefault="00F6600B" w:rsidP="00FB7E66">
      <w:pPr>
        <w:spacing w:line="480" w:lineRule="auto"/>
        <w:rPr>
          <w:rFonts w:ascii="Times New Roman" w:eastAsia="Times New Roman" w:hAnsi="Times New Roman" w:cs="Times New Roman"/>
          <w:sz w:val="24"/>
          <w:szCs w:val="24"/>
          <w:lang w:val="en-US"/>
          <w:rPrChange w:id="79" w:author="Laura Martinez" w:date="2026-07-16T13:29:00Z" w16du:dateUtc="2026-07-16T17:29:00Z">
            <w:rPr>
              <w:rFonts w:ascii="Times New Roman" w:eastAsia="Times New Roman" w:hAnsi="Times New Roman" w:cs="Times New Roman"/>
              <w:sz w:val="24"/>
              <w:szCs w:val="24"/>
            </w:rPr>
          </w:rPrChange>
        </w:rPr>
      </w:pPr>
      <w:r w:rsidRPr="00FB7E66">
        <w:rPr>
          <w:rFonts w:ascii="Times New Roman" w:eastAsia="Times New Roman" w:hAnsi="Times New Roman" w:cs="Times New Roman"/>
          <w:sz w:val="24"/>
          <w:szCs w:val="24"/>
        </w:rPr>
        <w:t xml:space="preserve">While the abundance of the target herbivore, the Colorado potato beetle, was reduced by the pheromone, none of the other herbivores were affected. </w:t>
      </w:r>
      <w:del w:id="80" w:author="Laura Martinez" w:date="2026-07-16T13:29:00Z" w16du:dateUtc="2026-07-16T17:29:00Z">
        <w:r w:rsidRPr="00FB7E66" w:rsidDel="0086592A">
          <w:rPr>
            <w:rFonts w:ascii="Times New Roman" w:eastAsia="Times New Roman" w:hAnsi="Times New Roman" w:cs="Times New Roman"/>
            <w:sz w:val="24"/>
            <w:szCs w:val="24"/>
          </w:rPr>
          <w:delText>On average,</w:delText>
        </w:r>
      </w:del>
      <w:del w:id="81" w:author="Laura Martinez" w:date="2026-07-16T13:28:00Z" w16du:dateUtc="2026-07-16T17:28:00Z">
        <w:r w:rsidRPr="00FB7E66" w:rsidDel="007F63E4">
          <w:rPr>
            <w:rFonts w:ascii="Times New Roman" w:eastAsia="Times New Roman" w:hAnsi="Times New Roman" w:cs="Times New Roman"/>
            <w:sz w:val="24"/>
            <w:szCs w:val="24"/>
          </w:rPr>
          <w:delText xml:space="preserve"> </w:delText>
        </w:r>
      </w:del>
      <w:del w:id="82" w:author="Laura Martinez" w:date="2026-07-16T13:29:00Z" w16du:dateUtc="2026-07-16T17:29:00Z">
        <w:r w:rsidRPr="00FB7E66" w:rsidDel="0086592A">
          <w:rPr>
            <w:rFonts w:ascii="Times New Roman" w:eastAsia="Times New Roman" w:hAnsi="Times New Roman" w:cs="Times New Roman"/>
            <w:sz w:val="24"/>
            <w:szCs w:val="24"/>
          </w:rPr>
          <w:delText xml:space="preserve">the number of Colorado potato beetle larvae was </w:delText>
        </w:r>
      </w:del>
      <w:del w:id="83" w:author="Laura Martinez" w:date="2026-07-16T13:26:00Z" w16du:dateUtc="2026-07-16T17:26:00Z">
        <w:r w:rsidRPr="00FB7E66" w:rsidDel="00FD3B6F">
          <w:rPr>
            <w:rFonts w:ascii="Times New Roman" w:eastAsia="Times New Roman" w:hAnsi="Times New Roman" w:cs="Times New Roman"/>
            <w:sz w:val="24"/>
            <w:szCs w:val="24"/>
          </w:rPr>
          <w:delText xml:space="preserve">significantly </w:delText>
        </w:r>
      </w:del>
      <w:del w:id="84" w:author="Laura Martinez" w:date="2026-07-16T13:29:00Z" w16du:dateUtc="2026-07-16T17:29:00Z">
        <w:r w:rsidRPr="00FB7E66" w:rsidDel="0086592A">
          <w:rPr>
            <w:rFonts w:ascii="Times New Roman" w:eastAsia="Times New Roman" w:hAnsi="Times New Roman" w:cs="Times New Roman"/>
            <w:sz w:val="24"/>
            <w:szCs w:val="24"/>
          </w:rPr>
          <w:delText>lower in the pheromone-treated plots compared to the control plots</w:delText>
        </w:r>
      </w:del>
      <w:del w:id="85" w:author="Laura Martinez" w:date="2026-07-16T13:27:00Z" w16du:dateUtc="2026-07-16T17:27:00Z">
        <w:r w:rsidRPr="00FB7E66" w:rsidDel="00F53AC2">
          <w:rPr>
            <w:rFonts w:ascii="Times New Roman" w:eastAsia="Times New Roman" w:hAnsi="Times New Roman" w:cs="Times New Roman"/>
            <w:sz w:val="24"/>
            <w:szCs w:val="24"/>
          </w:rPr>
          <w:delText xml:space="preserve"> </w:delText>
        </w:r>
      </w:del>
      <w:del w:id="86" w:author="Laura Martinez" w:date="2026-07-16T13:29:00Z" w16du:dateUtc="2026-07-16T17:29:00Z">
        <w:r w:rsidRPr="00FB7E66" w:rsidDel="0086592A">
          <w:rPr>
            <w:rFonts w:ascii="Times New Roman" w:eastAsia="Times New Roman" w:hAnsi="Times New Roman" w:cs="Times New Roman"/>
            <w:sz w:val="24"/>
            <w:szCs w:val="24"/>
          </w:rPr>
          <w:delText>(</w:delText>
        </w:r>
        <w:r w:rsidRPr="00FB7E66" w:rsidDel="0086592A">
          <w:rPr>
            <w:rFonts w:ascii="Times New Roman" w:eastAsia="Times New Roman" w:hAnsi="Times New Roman" w:cs="Times New Roman"/>
            <w:i/>
            <w:iCs/>
            <w:sz w:val="24"/>
            <w:szCs w:val="24"/>
          </w:rPr>
          <w:delText>Z</w:delText>
        </w:r>
        <w:r w:rsidRPr="00FB7E66" w:rsidDel="0086592A">
          <w:rPr>
            <w:rFonts w:ascii="Times New Roman" w:eastAsia="Times New Roman" w:hAnsi="Times New Roman" w:cs="Times New Roman"/>
            <w:sz w:val="24"/>
            <w:szCs w:val="24"/>
          </w:rPr>
          <w:delText xml:space="preserve"> = -2.51; </w:delText>
        </w:r>
        <w:r w:rsidRPr="00FB7E66" w:rsidDel="0086592A">
          <w:rPr>
            <w:rFonts w:ascii="Times New Roman" w:eastAsia="Times New Roman" w:hAnsi="Times New Roman" w:cs="Times New Roman"/>
            <w:i/>
            <w:iCs/>
            <w:sz w:val="24"/>
            <w:szCs w:val="24"/>
          </w:rPr>
          <w:delText>p</w:delText>
        </w:r>
        <w:r w:rsidRPr="00FB7E66" w:rsidDel="0086592A">
          <w:rPr>
            <w:rFonts w:ascii="Times New Roman" w:eastAsia="Times New Roman" w:hAnsi="Times New Roman" w:cs="Times New Roman"/>
            <w:sz w:val="24"/>
            <w:szCs w:val="24"/>
          </w:rPr>
          <w:delText xml:space="preserve"> = 0.01; Fig. 1).</w:delText>
        </w:r>
      </w:del>
      <w:ins w:id="87" w:author="Laura Martinez" w:date="2026-07-16T13:29:00Z" w16du:dateUtc="2026-07-16T17:29:00Z">
        <w:r w:rsidR="004B10E0">
          <w:rPr>
            <w:rFonts w:ascii="Times New Roman" w:eastAsia="Times New Roman" w:hAnsi="Times New Roman" w:cs="Times New Roman"/>
            <w:sz w:val="24"/>
            <w:szCs w:val="24"/>
          </w:rPr>
          <w:t xml:space="preserve"> </w:t>
        </w:r>
      </w:ins>
      <w:ins w:id="88" w:author="Laura Martinez" w:date="2026-07-16T13:29:00Z">
        <w:r w:rsidR="004B10E0" w:rsidRPr="004B10E0">
          <w:rPr>
            <w:rFonts w:ascii="Times New Roman" w:eastAsia="Times New Roman" w:hAnsi="Times New Roman" w:cs="Times New Roman"/>
            <w:sz w:val="24"/>
            <w:szCs w:val="24"/>
            <w:lang w:val="en-US"/>
          </w:rPr>
          <w:t xml:space="preserve">The estimated mean abundance of Colorado potato beetle larvae was 32% lower in pheromone-treated plots than in control plots (5.53 vs. 8.08 larvae per plot; </w:t>
        </w:r>
        <w:r w:rsidR="004B10E0" w:rsidRPr="004B10E0">
          <w:rPr>
            <w:rFonts w:ascii="Times New Roman" w:eastAsia="Times New Roman" w:hAnsi="Times New Roman" w:cs="Times New Roman"/>
            <w:i/>
            <w:iCs/>
            <w:sz w:val="24"/>
            <w:szCs w:val="24"/>
            <w:lang w:val="en-US"/>
          </w:rPr>
          <w:t>z</w:t>
        </w:r>
        <w:r w:rsidR="004B10E0" w:rsidRPr="004B10E0">
          <w:rPr>
            <w:rFonts w:ascii="Times New Roman" w:eastAsia="Times New Roman" w:hAnsi="Times New Roman" w:cs="Times New Roman"/>
            <w:sz w:val="24"/>
            <w:szCs w:val="24"/>
            <w:lang w:val="en-US"/>
          </w:rPr>
          <w:t xml:space="preserve"> = −2.51, </w:t>
        </w:r>
        <w:r w:rsidR="004B10E0" w:rsidRPr="004B10E0">
          <w:rPr>
            <w:rFonts w:ascii="Times New Roman" w:eastAsia="Times New Roman" w:hAnsi="Times New Roman" w:cs="Times New Roman"/>
            <w:i/>
            <w:iCs/>
            <w:sz w:val="24"/>
            <w:szCs w:val="24"/>
            <w:lang w:val="en-US"/>
          </w:rPr>
          <w:t>P</w:t>
        </w:r>
        <w:r w:rsidR="004B10E0" w:rsidRPr="004B10E0">
          <w:rPr>
            <w:rFonts w:ascii="Times New Roman" w:eastAsia="Times New Roman" w:hAnsi="Times New Roman" w:cs="Times New Roman"/>
            <w:sz w:val="24"/>
            <w:szCs w:val="24"/>
            <w:lang w:val="en-US"/>
          </w:rPr>
          <w:t xml:space="preserve"> = 0.01; Fig. 1).</w:t>
        </w:r>
      </w:ins>
    </w:p>
    <w:p w14:paraId="25E0C2C1" w14:textId="47846EC6"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presence </w:t>
      </w:r>
      <w:r w:rsidR="00BC0618" w:rsidRPr="00FB7E66">
        <w:rPr>
          <w:rFonts w:ascii="Times New Roman" w:eastAsia="Times New Roman" w:hAnsi="Times New Roman" w:cs="Times New Roman"/>
          <w:sz w:val="24"/>
          <w:szCs w:val="24"/>
        </w:rPr>
        <w:t>of the</w:t>
      </w:r>
      <w:r w:rsidRPr="00FB7E66">
        <w:rPr>
          <w:rFonts w:ascii="Times New Roman" w:eastAsia="Times New Roman" w:hAnsi="Times New Roman" w:cs="Times New Roman"/>
          <w:sz w:val="24"/>
          <w:szCs w:val="24"/>
        </w:rPr>
        <w:t xml:space="preserve"> synthetic predator pheromone did not significantly alter herbivore abundance, richness, or diversity of the rest of the herbivore community over the seven-week sampling period (Appendix S1; Fig. S1; Table S1). The herbivore community was dominated by potato leafhoppers, which comprised approximately 79% of all herbivores observed, followed by the Colorado potato beetles (6%), aphids (5%), tarnished plant bugs (5%), and flea beetles (4%). Together, these taxa accounted for approximately 99% of the herbivore community.</w:t>
      </w:r>
    </w:p>
    <w:p w14:paraId="3DC72E4C" w14:textId="4B35D3BE"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Aphids, potato leafhoppers, flea beetles, and tarnished plant bugs did not differ significantly in abundance between the control and pheromone treatments (Fig. 2; Table 1).</w:t>
      </w:r>
      <w:r w:rsidRPr="00FB7E6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hidden="0" allowOverlap="1" wp14:anchorId="7E6084B9" wp14:editId="57D09E46">
                <wp:simplePos x="0" y="0"/>
                <wp:positionH relativeFrom="column">
                  <wp:posOffset>6939916</wp:posOffset>
                </wp:positionH>
                <wp:positionV relativeFrom="paragraph">
                  <wp:posOffset>1603684</wp:posOffset>
                </wp:positionV>
                <wp:extent cx="1565278" cy="91483"/>
                <wp:effectExtent l="0" t="0" r="0" b="0"/>
                <wp:wrapNone/>
                <wp:docPr id="6" name="Rectangle 6"/>
                <wp:cNvGraphicFramePr/>
                <a:graphic xmlns:a="http://schemas.openxmlformats.org/drawingml/2006/main">
                  <a:graphicData uri="http://schemas.microsoft.com/office/word/2010/wordprocessingShape">
                    <wps:wsp>
                      <wps:cNvSpPr/>
                      <wps:spPr>
                        <a:xfrm>
                          <a:off x="4572886" y="3743784"/>
                          <a:ext cx="1546228" cy="72433"/>
                        </a:xfrm>
                        <a:prstGeom prst="rect">
                          <a:avLst/>
                        </a:prstGeom>
                        <a:noFill/>
                        <a:ln>
                          <a:noFill/>
                        </a:ln>
                      </wps:spPr>
                      <wps:txbx>
                        <w:txbxContent>
                          <w:p w14:paraId="50769671" w14:textId="77777777" w:rsidR="00281382" w:rsidRDefault="00F6600B">
                            <w:pPr>
                              <w:spacing w:line="258" w:lineRule="auto"/>
                              <w:textDirection w:val="btLr"/>
                            </w:pPr>
                            <w:r>
                              <w:rPr>
                                <w:color w:val="000000"/>
                                <w:sz w:val="18"/>
                                <w:u w:val="single"/>
                              </w:rPr>
                              <w:t>This Photo</w:t>
                            </w:r>
                            <w:r>
                              <w:rPr>
                                <w:color w:val="000000"/>
                                <w:sz w:val="18"/>
                              </w:rPr>
                              <w:t xml:space="preserve"> by Unknown Author is licensed under </w:t>
                            </w:r>
                            <w:r>
                              <w:rPr>
                                <w:color w:val="000000"/>
                                <w:sz w:val="18"/>
                                <w:u w:val="single"/>
                              </w:rPr>
                              <w:t>CC BY-NC-ND</w:t>
                            </w:r>
                          </w:p>
                        </w:txbxContent>
                      </wps:txbx>
                      <wps:bodyPr spcFirstLastPara="1" wrap="square" lIns="91425" tIns="45700" rIns="91425" bIns="45700" anchor="t" anchorCtr="0">
                        <a:noAutofit/>
                      </wps:bodyPr>
                    </wps:wsp>
                  </a:graphicData>
                </a:graphic>
              </wp:anchor>
            </w:drawing>
          </mc:Choice>
          <mc:Fallback>
            <w:pict>
              <v:rect w14:anchorId="7E6084B9" id="Rectangle 6" o:spid="_x0000_s1026" style="position:absolute;margin-left:546.45pt;margin-top:126.25pt;width:123.25pt;height:7.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" filled="f" stroked="f">
                <v:textbox inset="2.53958mm,1.2694mm,2.53958mm,1.2694mm">
                  <w:txbxContent>
                    <w:p w14:paraId="50769671" w14:textId="77777777" w:rsidR="00281382" w:rsidRDefault="00F6600B">
                      <w:pPr>
                        <w:spacing w:line="258" w:lineRule="auto"/>
                        <w:textDirection w:val="btLr"/>
                      </w:pPr>
                      <w:r>
                        <w:rPr>
                          <w:color w:val="000000"/>
                          <w:sz w:val="18"/>
                          <w:u w:val="single"/>
                        </w:rPr>
                        <w:t>This Photo</w:t>
                      </w:r>
                      <w:r>
                        <w:rPr>
                          <w:color w:val="000000"/>
                          <w:sz w:val="18"/>
                        </w:rPr>
                        <w:t xml:space="preserve"> by Unknown Author is licensed under </w:t>
                      </w:r>
                      <w:r>
                        <w:rPr>
                          <w:color w:val="000000"/>
                          <w:sz w:val="18"/>
                          <w:u w:val="single"/>
                        </w:rPr>
                        <w:t>CC BY-NC-ND</w:t>
                      </w:r>
                    </w:p>
                  </w:txbxContent>
                </v:textbox>
              </v:rect>
            </w:pict>
          </mc:Fallback>
        </mc:AlternateContent>
      </w:r>
    </w:p>
    <w:p w14:paraId="1D47DF4C"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Predator community structure </w:t>
      </w:r>
    </w:p>
    <w:p w14:paraId="694E173C" w14:textId="7777777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Exposure to the synthetic predator pheromone did not significantly alter predator abundance, richness, or diversity over the seven-week sampling period (Appendix S1; Fig. S2; Table S2). </w:t>
      </w:r>
      <w:r w:rsidRPr="00FB7E66">
        <w:rPr>
          <w:rFonts w:ascii="Times New Roman" w:eastAsia="Times New Roman" w:hAnsi="Times New Roman" w:cs="Times New Roman"/>
          <w:sz w:val="24"/>
          <w:szCs w:val="24"/>
        </w:rPr>
        <w:lastRenderedPageBreak/>
        <w:t>The predator community was dominated by lady beetles, which comprised approximately 48% of all predators observed, followed by minute pirate bugs (22%), spiders (12%), damsel bugs (6%), spined soldier bugs (5%), and lacewings (4%). Together, these taxa accounted for approximately 97% of the predator community.</w:t>
      </w:r>
    </w:p>
    <w:p w14:paraId="73B50FF8" w14:textId="393C3432"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 most abundant predators in the potato field-minute pirate bugs, spiders, lady beetles, damsel bugs, lacewings, and spined soldier bugs, did not differ significantly in abundance between the control and pheromone treatments (Fig. 3; Table 2). </w:t>
      </w:r>
    </w:p>
    <w:p w14:paraId="04328759"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 xml:space="preserve">Predation rates of Colorado potato beetle eggs in the field </w:t>
      </w:r>
    </w:p>
    <w:p w14:paraId="2493C5C5" w14:textId="77777777" w:rsidR="00507CA6" w:rsidRPr="00FB7E66" w:rsidRDefault="00507CA6" w:rsidP="00507CA6">
      <w:pPr>
        <w:spacing w:line="480" w:lineRule="auto"/>
        <w:jc w:val="both"/>
        <w:rPr>
          <w:ins w:id="89" w:author="Laura Martinez" w:date="2026-07-17T12:48:00Z" w16du:dateUtc="2026-07-17T16:48:00Z"/>
          <w:rFonts w:ascii="Times New Roman" w:eastAsia="Times New Roman" w:hAnsi="Times New Roman" w:cs="Times New Roman"/>
          <w:color w:val="000000"/>
          <w:sz w:val="24"/>
          <w:szCs w:val="24"/>
        </w:rPr>
      </w:pPr>
      <w:ins w:id="90" w:author="Laura Martinez" w:date="2026-07-17T12:48:00Z" w16du:dateUtc="2026-07-17T16:48:00Z">
        <w:r w:rsidRPr="00FB7E66">
          <w:rPr>
            <w:rFonts w:ascii="Times New Roman" w:eastAsia="Times New Roman" w:hAnsi="Times New Roman" w:cs="Times New Roman"/>
            <w:color w:val="000000"/>
            <w:sz w:val="24"/>
            <w:szCs w:val="24"/>
          </w:rPr>
          <w:t>Overall egg predation rates over a two-month period were higher in the pheromone-treated plots</w:t>
        </w:r>
        <w:r>
          <w:rPr>
            <w:rFonts w:ascii="Times New Roman" w:eastAsia="Times New Roman" w:hAnsi="Times New Roman" w:cs="Times New Roman"/>
            <w:color w:val="000000"/>
            <w:sz w:val="24"/>
            <w:szCs w:val="24"/>
          </w:rPr>
          <w:t xml:space="preserve"> (mean [95% CI]: 9.8 [2.7–15.9] eggs per three days)</w:t>
        </w:r>
        <w:r w:rsidRPr="00FB7E66">
          <w:rPr>
            <w:rFonts w:ascii="Times New Roman" w:eastAsia="Times New Roman" w:hAnsi="Times New Roman" w:cs="Times New Roman"/>
            <w:color w:val="000000"/>
            <w:sz w:val="24"/>
            <w:szCs w:val="24"/>
          </w:rPr>
          <w:t xml:space="preserve"> compared to the control plots</w:t>
        </w:r>
        <w:r>
          <w:rPr>
            <w:rFonts w:ascii="Times New Roman" w:eastAsia="Times New Roman" w:hAnsi="Times New Roman" w:cs="Times New Roman"/>
            <w:color w:val="000000"/>
            <w:sz w:val="24"/>
            <w:szCs w:val="24"/>
          </w:rPr>
          <w:t xml:space="preserve"> (mean [95% CI]: 1.4 [0.4–2.4] eggs per three days)</w:t>
        </w:r>
        <w:r w:rsidRPr="00FB7E66">
          <w:rPr>
            <w:rFonts w:ascii="Times New Roman" w:eastAsia="Times New Roman" w:hAnsi="Times New Roman" w:cs="Times New Roman"/>
            <w:color w:val="000000"/>
            <w:sz w:val="24"/>
            <w:szCs w:val="24"/>
          </w:rPr>
          <w:t xml:space="preserve"> (χ² = 11.7; df = 1; </w:t>
        </w:r>
        <w:r w:rsidRPr="00FB7E66">
          <w:rPr>
            <w:rFonts w:ascii="Times New Roman" w:eastAsia="Times New Roman" w:hAnsi="Times New Roman" w:cs="Times New Roman"/>
            <w:i/>
            <w:iCs/>
            <w:color w:val="000000"/>
            <w:sz w:val="24"/>
            <w:szCs w:val="24"/>
          </w:rPr>
          <w:t>p</w:t>
        </w:r>
        <w:r w:rsidRPr="00FB7E66">
          <w:rPr>
            <w:rFonts w:ascii="Times New Roman" w:eastAsia="Times New Roman" w:hAnsi="Times New Roman" w:cs="Times New Roman"/>
            <w:color w:val="000000"/>
            <w:sz w:val="24"/>
            <w:szCs w:val="24"/>
          </w:rPr>
          <w:t xml:space="preserve"> &lt; 0.001; Fig</w:t>
        </w:r>
        <w:r w:rsidRPr="00FB7E66">
          <w:rPr>
            <w:rFonts w:ascii="Times New Roman" w:eastAsia="Times New Roman" w:hAnsi="Times New Roman" w:cs="Times New Roman"/>
            <w:sz w:val="24"/>
            <w:szCs w:val="24"/>
          </w:rPr>
          <w:t>.</w:t>
        </w:r>
        <w:r w:rsidRPr="00FB7E66">
          <w:rPr>
            <w:rFonts w:ascii="Times New Roman" w:eastAsia="Times New Roman" w:hAnsi="Times New Roman" w:cs="Times New Roman"/>
            <w:color w:val="000000"/>
            <w:sz w:val="24"/>
            <w:szCs w:val="24"/>
          </w:rPr>
          <w:t xml:space="preserve"> 4).</w:t>
        </w:r>
      </w:ins>
    </w:p>
    <w:p w14:paraId="4AF26F09" w14:textId="50516BCA" w:rsidR="00281382" w:rsidRPr="00FB7E66" w:rsidRDefault="00F6600B" w:rsidP="00FB7E66">
      <w:pPr>
        <w:spacing w:line="480" w:lineRule="auto"/>
        <w:jc w:val="both"/>
        <w:rPr>
          <w:rFonts w:ascii="Times New Roman" w:eastAsia="Times New Roman" w:hAnsi="Times New Roman" w:cs="Times New Roman"/>
          <w:color w:val="000000"/>
          <w:sz w:val="24"/>
          <w:szCs w:val="24"/>
        </w:rPr>
      </w:pPr>
      <w:del w:id="91" w:author="Laura Martinez" w:date="2026-07-16T13:42:00Z" w16du:dateUtc="2026-07-16T17:42:00Z">
        <w:r w:rsidRPr="00FB7E66" w:rsidDel="00641033">
          <w:rPr>
            <w:rFonts w:ascii="Times New Roman" w:eastAsia="Times New Roman" w:hAnsi="Times New Roman" w:cs="Times New Roman"/>
            <w:color w:val="000000"/>
            <w:sz w:val="24"/>
            <w:szCs w:val="24"/>
          </w:rPr>
          <w:delText>Overall egg predation rates over a two-month period were higher in the pheromone-treated plots compared to the control plots (χ² = 1</w:delText>
        </w:r>
        <w:r w:rsidR="00DA34A7" w:rsidRPr="00FB7E66" w:rsidDel="00641033">
          <w:rPr>
            <w:rFonts w:ascii="Times New Roman" w:eastAsia="Times New Roman" w:hAnsi="Times New Roman" w:cs="Times New Roman"/>
            <w:color w:val="000000"/>
            <w:sz w:val="24"/>
            <w:szCs w:val="24"/>
          </w:rPr>
          <w:delText>1.7</w:delText>
        </w:r>
        <w:r w:rsidRPr="00FB7E66" w:rsidDel="00641033">
          <w:rPr>
            <w:rFonts w:ascii="Times New Roman" w:eastAsia="Times New Roman" w:hAnsi="Times New Roman" w:cs="Times New Roman"/>
            <w:color w:val="000000"/>
            <w:sz w:val="24"/>
            <w:szCs w:val="24"/>
          </w:rPr>
          <w:delText xml:space="preserve">; df = 1; </w:delText>
        </w:r>
        <w:r w:rsidRPr="00FB7E66" w:rsidDel="00641033">
          <w:rPr>
            <w:rFonts w:ascii="Times New Roman" w:eastAsia="Times New Roman" w:hAnsi="Times New Roman" w:cs="Times New Roman"/>
            <w:i/>
            <w:iCs/>
            <w:color w:val="000000"/>
            <w:sz w:val="24"/>
            <w:szCs w:val="24"/>
          </w:rPr>
          <w:delText>p</w:delText>
        </w:r>
        <w:r w:rsidRPr="00FB7E66" w:rsidDel="00641033">
          <w:rPr>
            <w:rFonts w:ascii="Times New Roman" w:eastAsia="Times New Roman" w:hAnsi="Times New Roman" w:cs="Times New Roman"/>
            <w:color w:val="000000"/>
            <w:sz w:val="24"/>
            <w:szCs w:val="24"/>
          </w:rPr>
          <w:delText xml:space="preserve"> &lt; 0.001; Fig</w:delText>
        </w:r>
        <w:r w:rsidRPr="00FB7E66" w:rsidDel="00641033">
          <w:rPr>
            <w:rFonts w:ascii="Times New Roman" w:eastAsia="Times New Roman" w:hAnsi="Times New Roman" w:cs="Times New Roman"/>
            <w:sz w:val="24"/>
            <w:szCs w:val="24"/>
          </w:rPr>
          <w:delText>.</w:delText>
        </w:r>
        <w:r w:rsidRPr="00FB7E66" w:rsidDel="00641033">
          <w:rPr>
            <w:rFonts w:ascii="Times New Roman" w:eastAsia="Times New Roman" w:hAnsi="Times New Roman" w:cs="Times New Roman"/>
            <w:color w:val="000000"/>
            <w:sz w:val="24"/>
            <w:szCs w:val="24"/>
          </w:rPr>
          <w:delText xml:space="preserve"> 4).</w:delText>
        </w:r>
      </w:del>
    </w:p>
    <w:p w14:paraId="519A7F84" w14:textId="77777777" w:rsidR="00281382" w:rsidRPr="00FB7E66" w:rsidRDefault="00F6600B" w:rsidP="00FB7E66">
      <w:pPr>
        <w:pStyle w:val="Heading4"/>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t>Predation of Colorado potato beetle eggs in greenhouse assays</w:t>
      </w:r>
    </w:p>
    <w:p w14:paraId="2F1ABD3A" w14:textId="6985C697" w:rsidR="00281382" w:rsidRPr="00FB7E66" w:rsidRDefault="00F6600B" w:rsidP="00FB7E66">
      <w:pPr>
        <w:spacing w:line="480" w:lineRule="auto"/>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There is no significant effect of pheromone treatment on the proportion of eggs consumed by adult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w:t>
      </w:r>
      <w:ins w:id="92" w:author="Laura Martinez" w:date="2026-07-16T13:53:00Z" w16du:dateUtc="2026-07-16T17:53:00Z">
        <w:r w:rsidR="003B37CD">
          <w:rPr>
            <w:rFonts w:ascii="Times New Roman" w:eastAsia="Times New Roman" w:hAnsi="Times New Roman" w:cs="Times New Roman"/>
            <w:sz w:val="24"/>
            <w:szCs w:val="24"/>
          </w:rPr>
          <w:t xml:space="preserve">81.9% vs. 82.9%; </w:t>
        </w:r>
      </w:ins>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0.09;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0.92; Fig. 5),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larvae (</w:t>
      </w:r>
      <w:ins w:id="93" w:author="Laura Martinez" w:date="2026-07-16T13:53:00Z" w16du:dateUtc="2026-07-16T17:53:00Z">
        <w:r w:rsidR="003B37CD">
          <w:rPr>
            <w:rFonts w:ascii="Times New Roman" w:eastAsia="Times New Roman" w:hAnsi="Times New Roman" w:cs="Times New Roman"/>
            <w:sz w:val="24"/>
            <w:szCs w:val="24"/>
          </w:rPr>
          <w:t>85.5%</w:t>
        </w:r>
        <w:r w:rsidR="008365F2">
          <w:rPr>
            <w:rFonts w:ascii="Times New Roman" w:eastAsia="Times New Roman" w:hAnsi="Times New Roman" w:cs="Times New Roman"/>
            <w:sz w:val="24"/>
            <w:szCs w:val="24"/>
          </w:rPr>
          <w:t xml:space="preserve"> vs. 68.3%; </w:t>
        </w:r>
      </w:ins>
      <w:r w:rsidRPr="00FB7E66">
        <w:rPr>
          <w:rFonts w:ascii="Times New Roman" w:eastAsia="Times New Roman" w:hAnsi="Times New Roman" w:cs="Times New Roman"/>
          <w:sz w:val="24"/>
          <w:szCs w:val="24"/>
        </w:rPr>
        <w:t xml:space="preserve">Z = 0.83; </w:t>
      </w:r>
      <w:r w:rsidRPr="00FB7E66">
        <w:rPr>
          <w:rFonts w:ascii="Times New Roman" w:eastAsia="Times New Roman" w:hAnsi="Times New Roman" w:cs="Times New Roman"/>
          <w:i/>
          <w:iCs/>
          <w:sz w:val="24"/>
          <w:szCs w:val="24"/>
        </w:rPr>
        <w:t>p =</w:t>
      </w:r>
      <w:r w:rsidRPr="00FB7E66">
        <w:rPr>
          <w:rFonts w:ascii="Times New Roman" w:eastAsia="Times New Roman" w:hAnsi="Times New Roman" w:cs="Times New Roman"/>
          <w:sz w:val="24"/>
          <w:szCs w:val="24"/>
        </w:rPr>
        <w:t xml:space="preserve"> 0.41); </w:t>
      </w:r>
      <w:r w:rsidRPr="00FB7E66">
        <w:rPr>
          <w:rFonts w:ascii="Times New Roman" w:eastAsia="Times New Roman" w:hAnsi="Times New Roman" w:cs="Times New Roman"/>
          <w:i/>
          <w:iCs/>
          <w:sz w:val="24"/>
          <w:szCs w:val="24"/>
        </w:rPr>
        <w:t xml:space="preserve">C. rufilabris </w:t>
      </w:r>
      <w:r w:rsidRPr="00FB7E66">
        <w:rPr>
          <w:rFonts w:ascii="Times New Roman" w:eastAsia="Times New Roman" w:hAnsi="Times New Roman" w:cs="Times New Roman"/>
          <w:sz w:val="24"/>
          <w:szCs w:val="24"/>
        </w:rPr>
        <w:t>(</w:t>
      </w:r>
      <w:ins w:id="94" w:author="Laura Martinez" w:date="2026-07-16T13:53:00Z" w16du:dateUtc="2026-07-16T17:53:00Z">
        <w:r w:rsidR="008365F2">
          <w:rPr>
            <w:rFonts w:ascii="Times New Roman" w:eastAsia="Times New Roman" w:hAnsi="Times New Roman" w:cs="Times New Roman"/>
            <w:sz w:val="24"/>
            <w:szCs w:val="24"/>
          </w:rPr>
          <w:t xml:space="preserve">20.7% vs. 13.9%; </w:t>
        </w:r>
      </w:ins>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0.52;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0.60; Fig. 5), or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w:t>
      </w:r>
      <w:ins w:id="95" w:author="Laura Martinez" w:date="2026-07-16T13:54:00Z" w16du:dateUtc="2026-07-16T17:54:00Z">
        <w:r w:rsidR="008365F2">
          <w:rPr>
            <w:rFonts w:ascii="Times New Roman" w:eastAsia="Times New Roman" w:hAnsi="Times New Roman" w:cs="Times New Roman"/>
            <w:sz w:val="24"/>
            <w:szCs w:val="24"/>
          </w:rPr>
          <w:t xml:space="preserve">31.1% vs. 66.1%; </w:t>
        </w:r>
      </w:ins>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-1.30;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 0.19; Fig. 5). </w:t>
      </w:r>
    </w:p>
    <w:p w14:paraId="43C7AD29" w14:textId="314A68D1" w:rsidR="00281382" w:rsidRPr="00FB7E66" w:rsidRDefault="00F6600B" w:rsidP="00FB7E66">
      <w:pPr>
        <w:spacing w:line="480" w:lineRule="auto"/>
        <w:rPr>
          <w:rFonts w:ascii="Times New Roman" w:eastAsia="Times New Roman" w:hAnsi="Times New Roman" w:cs="Times New Roman"/>
          <w:b/>
          <w:bCs/>
          <w:sz w:val="24"/>
          <w:szCs w:val="24"/>
        </w:rPr>
      </w:pPr>
      <w:r w:rsidRPr="00FB7E66">
        <w:rPr>
          <w:rFonts w:ascii="Times New Roman" w:eastAsia="Times New Roman" w:hAnsi="Times New Roman" w:cs="Times New Roman"/>
          <w:sz w:val="24"/>
          <w:szCs w:val="24"/>
        </w:rPr>
        <w:t>There is a significant effect of pheromone treatment on the proportion of eggs consumed by</w:t>
      </w:r>
      <w:r w:rsidRPr="00FB7E66">
        <w:rPr>
          <w:rFonts w:ascii="Times New Roman" w:eastAsia="Times New Roman" w:hAnsi="Times New Roman" w:cs="Times New Roman"/>
          <w:i/>
          <w:iCs/>
          <w:sz w:val="24"/>
          <w:szCs w:val="24"/>
        </w:rPr>
        <w:t xml:space="preserve"> P.</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maculiventris</w:t>
      </w:r>
      <w:r w:rsidRPr="00FB7E66">
        <w:rPr>
          <w:rFonts w:ascii="Times New Roman" w:eastAsia="Times New Roman" w:hAnsi="Times New Roman" w:cs="Times New Roman"/>
          <w:sz w:val="24"/>
          <w:szCs w:val="24"/>
        </w:rPr>
        <w:t xml:space="preserve"> (</w:t>
      </w:r>
      <w:r w:rsidRPr="00FB7E66">
        <w:rPr>
          <w:rFonts w:ascii="Times New Roman" w:eastAsia="Times New Roman" w:hAnsi="Times New Roman" w:cs="Times New Roman"/>
          <w:i/>
          <w:iCs/>
          <w:sz w:val="24"/>
          <w:szCs w:val="24"/>
        </w:rPr>
        <w:t>Z</w:t>
      </w:r>
      <w:r w:rsidRPr="00FB7E66">
        <w:rPr>
          <w:rFonts w:ascii="Times New Roman" w:eastAsia="Times New Roman" w:hAnsi="Times New Roman" w:cs="Times New Roman"/>
          <w:sz w:val="24"/>
          <w:szCs w:val="24"/>
        </w:rPr>
        <w:t xml:space="preserve"> = -3.69; </w:t>
      </w:r>
      <w:r w:rsidRPr="00FB7E66">
        <w:rPr>
          <w:rFonts w:ascii="Times New Roman" w:eastAsia="Times New Roman" w:hAnsi="Times New Roman" w:cs="Times New Roman"/>
          <w:i/>
          <w:iCs/>
          <w:sz w:val="24"/>
          <w:szCs w:val="24"/>
        </w:rPr>
        <w:t>p</w:t>
      </w:r>
      <w:r w:rsidRPr="00FB7E66">
        <w:rPr>
          <w:rFonts w:ascii="Times New Roman" w:eastAsia="Times New Roman" w:hAnsi="Times New Roman" w:cs="Times New Roman"/>
          <w:sz w:val="24"/>
          <w:szCs w:val="24"/>
        </w:rPr>
        <w:t xml:space="preserve"> &lt; 0.001; Fig. 5) </w:t>
      </w:r>
      <w:ins w:id="96" w:author="Laura Martinez" w:date="2026-07-16T13:54:00Z" w16du:dateUtc="2026-07-16T17:54:00Z">
        <w:r w:rsidR="004F7CBB">
          <w:rPr>
            <w:rFonts w:ascii="Times New Roman" w:eastAsia="Times New Roman" w:hAnsi="Times New Roman" w:cs="Times New Roman"/>
            <w:sz w:val="24"/>
            <w:szCs w:val="24"/>
          </w:rPr>
          <w:t xml:space="preserve">with estimated egg consumption increasing from 1.3% in the control treatment to 29.2% in </w:t>
        </w:r>
      </w:ins>
      <w:ins w:id="97" w:author="Laura Martinez" w:date="2026-07-16T13:55:00Z" w16du:dateUtc="2026-07-16T17:55:00Z">
        <w:r w:rsidR="004F7CBB">
          <w:rPr>
            <w:rFonts w:ascii="Times New Roman" w:eastAsia="Times New Roman" w:hAnsi="Times New Roman" w:cs="Times New Roman"/>
            <w:sz w:val="24"/>
            <w:szCs w:val="24"/>
          </w:rPr>
          <w:t>the pheromone treatment.</w:t>
        </w:r>
      </w:ins>
      <w:del w:id="98" w:author="Laura Martinez" w:date="2026-07-16T13:55:00Z" w16du:dateUtc="2026-07-16T17:55:00Z">
        <w:r w:rsidRPr="00FB7E66" w:rsidDel="004F7CBB">
          <w:rPr>
            <w:rFonts w:ascii="Times New Roman" w:eastAsia="Times New Roman" w:hAnsi="Times New Roman" w:cs="Times New Roman"/>
            <w:sz w:val="24"/>
            <w:szCs w:val="24"/>
          </w:rPr>
          <w:delText>where stink bug adults consumed higher proportions of eggs when the pheromone was present.</w:delText>
        </w:r>
      </w:del>
      <w:r w:rsidRPr="00FB7E66">
        <w:rPr>
          <w:rFonts w:ascii="Times New Roman" w:eastAsia="Times New Roman" w:hAnsi="Times New Roman" w:cs="Times New Roman"/>
          <w:sz w:val="24"/>
          <w:szCs w:val="24"/>
        </w:rPr>
        <w:t xml:space="preserve"> </w:t>
      </w:r>
    </w:p>
    <w:p w14:paraId="5E4AD363" w14:textId="77777777" w:rsidR="00281382" w:rsidRPr="00FB7E66" w:rsidRDefault="00F6600B" w:rsidP="00FB7E66">
      <w:pPr>
        <w:pStyle w:val="Heading2"/>
        <w:spacing w:line="480" w:lineRule="auto"/>
        <w:rPr>
          <w:rFonts w:ascii="Times New Roman" w:eastAsia="Times New Roman" w:hAnsi="Times New Roman" w:cs="Times New Roman"/>
          <w:b/>
          <w:bCs/>
          <w:color w:val="000000"/>
          <w:sz w:val="24"/>
          <w:szCs w:val="24"/>
        </w:rPr>
      </w:pPr>
      <w:r w:rsidRPr="00FB7E66">
        <w:rPr>
          <w:rFonts w:ascii="Times New Roman" w:eastAsia="Times New Roman" w:hAnsi="Times New Roman" w:cs="Times New Roman"/>
          <w:b/>
          <w:bCs/>
          <w:color w:val="000000"/>
          <w:sz w:val="24"/>
          <w:szCs w:val="24"/>
        </w:rPr>
        <w:lastRenderedPageBreak/>
        <w:t>Discussion</w:t>
      </w:r>
    </w:p>
    <w:p w14:paraId="779C6077" w14:textId="1AFCE7F7"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While the abundance of the target herbivore (the Colorado potato beetle) was reduced by exposure to the synthetic predator pheromone, the abundance, species richness, and diversity of herbivores and natural enemies in the field were not altered</w:t>
      </w:r>
      <w:r w:rsidR="00002C73">
        <w:rPr>
          <w:rFonts w:ascii="Times New Roman" w:eastAsia="Times New Roman" w:hAnsi="Times New Roman" w:cs="Times New Roman"/>
          <w:sz w:val="24"/>
          <w:szCs w:val="24"/>
        </w:rPr>
        <w:t xml:space="preserve"> throughout the season</w:t>
      </w:r>
      <w:r w:rsidR="00A67EEF">
        <w:rPr>
          <w:rFonts w:ascii="Times New Roman" w:eastAsia="Times New Roman" w:hAnsi="Times New Roman" w:cs="Times New Roman"/>
          <w:sz w:val="24"/>
          <w:szCs w:val="24"/>
        </w:rPr>
        <w:t xml:space="preserve"> (</w:t>
      </w:r>
      <w:r w:rsidR="005B1E45">
        <w:rPr>
          <w:rFonts w:ascii="Times New Roman" w:eastAsia="Times New Roman" w:hAnsi="Times New Roman" w:cs="Times New Roman"/>
          <w:sz w:val="24"/>
          <w:szCs w:val="24"/>
        </w:rPr>
        <w:t xml:space="preserve">Appendix S1; </w:t>
      </w:r>
      <w:r w:rsidR="00A67EEF">
        <w:rPr>
          <w:rFonts w:ascii="Times New Roman" w:eastAsia="Times New Roman" w:hAnsi="Times New Roman" w:cs="Times New Roman"/>
          <w:sz w:val="24"/>
          <w:szCs w:val="24"/>
        </w:rPr>
        <w:t>Fig. S3-S4)</w:t>
      </w:r>
      <w:r w:rsidRPr="00FB7E66">
        <w:rPr>
          <w:rFonts w:ascii="Times New Roman" w:eastAsia="Times New Roman" w:hAnsi="Times New Roman" w:cs="Times New Roman"/>
          <w:sz w:val="24"/>
          <w:szCs w:val="24"/>
        </w:rPr>
        <w:t xml:space="preserve">. Despite these neutral community responses, predation on beetle eggs was significantly higher in pheromone-treated plots, suggesting that the </w:t>
      </w:r>
      <w:ins w:id="99" w:author="Laura Martinez" w:date="2026-07-16T14:01:00Z" w16du:dateUtc="2026-07-16T18:01:00Z">
        <w:r w:rsidR="00036DCB">
          <w:rPr>
            <w:rFonts w:ascii="Times New Roman" w:eastAsia="Times New Roman" w:hAnsi="Times New Roman" w:cs="Times New Roman"/>
            <w:sz w:val="24"/>
            <w:szCs w:val="24"/>
          </w:rPr>
          <w:t xml:space="preserve">pheromone may have influenced predator foraging behavior rather than predator </w:t>
        </w:r>
        <w:r w:rsidR="00033D46">
          <w:rPr>
            <w:rFonts w:ascii="Times New Roman" w:eastAsia="Times New Roman" w:hAnsi="Times New Roman" w:cs="Times New Roman"/>
            <w:sz w:val="24"/>
            <w:szCs w:val="24"/>
          </w:rPr>
          <w:t xml:space="preserve">abundance. However, </w:t>
        </w:r>
        <w:commentRangeStart w:id="100"/>
        <w:r w:rsidR="00033D46">
          <w:rPr>
            <w:rFonts w:ascii="Times New Roman" w:eastAsia="Times New Roman" w:hAnsi="Times New Roman" w:cs="Times New Roman"/>
            <w:sz w:val="24"/>
            <w:szCs w:val="24"/>
          </w:rPr>
          <w:t>predator behavior</w:t>
        </w:r>
      </w:ins>
      <w:commentRangeEnd w:id="100"/>
      <w:r w:rsidR="006324F8">
        <w:rPr>
          <w:rStyle w:val="CommentReference"/>
          <w:rFonts w:ascii="Times New Roman" w:eastAsia="Times New Roman" w:hAnsi="Times New Roman" w:cs="Times New Roman"/>
          <w:sz w:val="24"/>
          <w:szCs w:val="24"/>
        </w:rPr>
        <w:commentReference w:id="100"/>
      </w:r>
      <w:ins w:id="101" w:author="Laura Martinez" w:date="2026-07-16T14:01:00Z" w16du:dateUtc="2026-07-16T18:01:00Z">
        <w:r w:rsidR="00033D46">
          <w:rPr>
            <w:rFonts w:ascii="Times New Roman" w:eastAsia="Times New Roman" w:hAnsi="Times New Roman" w:cs="Times New Roman"/>
            <w:sz w:val="24"/>
            <w:szCs w:val="24"/>
          </w:rPr>
          <w:t xml:space="preserve"> was not directly measured in this study.</w:t>
        </w:r>
      </w:ins>
      <w:del w:id="102" w:author="Laura Martinez" w:date="2026-07-16T14:01:00Z" w16du:dateUtc="2026-07-16T18:01:00Z">
        <w:r w:rsidRPr="00FB7E66" w:rsidDel="00036DCB">
          <w:rPr>
            <w:rFonts w:ascii="Times New Roman" w:eastAsia="Times New Roman" w:hAnsi="Times New Roman" w:cs="Times New Roman"/>
            <w:sz w:val="24"/>
            <w:szCs w:val="24"/>
          </w:rPr>
          <w:delText>cue</w:delText>
        </w:r>
        <w:r w:rsidRPr="00FB7E66" w:rsidDel="00033D46">
          <w:rPr>
            <w:rFonts w:ascii="Times New Roman" w:eastAsia="Times New Roman" w:hAnsi="Times New Roman" w:cs="Times New Roman"/>
            <w:sz w:val="24"/>
            <w:szCs w:val="24"/>
          </w:rPr>
          <w:delText xml:space="preserve"> elicited changes in predator behavior rather than changes in predator abundance.</w:delText>
        </w:r>
      </w:del>
      <w:r w:rsidRPr="00FB7E66">
        <w:rPr>
          <w:rFonts w:ascii="Times New Roman" w:eastAsia="Times New Roman" w:hAnsi="Times New Roman" w:cs="Times New Roman"/>
          <w:sz w:val="24"/>
          <w:szCs w:val="24"/>
        </w:rPr>
        <w:t xml:space="preserve"> Greenhouse assays further revealed that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increased its feeding rate in the presence of the pheromone, demonstrating that the compound can enhance consumptive effects for at least one key predator species. In contrast, </w:t>
      </w:r>
      <w:r w:rsidRPr="00FB7E66">
        <w:rPr>
          <w:rFonts w:ascii="Times New Roman" w:eastAsia="Times New Roman" w:hAnsi="Times New Roman" w:cs="Times New Roman"/>
          <w:i/>
          <w:iCs/>
          <w:sz w:val="24"/>
          <w:szCs w:val="24"/>
        </w:rPr>
        <w:t xml:space="preserve">C. maculata </w:t>
      </w:r>
      <w:r w:rsidRPr="00FB7E66">
        <w:rPr>
          <w:rFonts w:ascii="Times New Roman" w:eastAsia="Times New Roman" w:hAnsi="Times New Roman" w:cs="Times New Roman"/>
          <w:sz w:val="24"/>
          <w:szCs w:val="24"/>
        </w:rPr>
        <w:t>lady beetle larvae and adults</w:t>
      </w:r>
      <w:del w:id="103" w:author="Laura Martinez" w:date="2026-07-16T12:13:00Z" w16du:dateUtc="2026-07-16T16:13:00Z">
        <w:r w:rsidRPr="00FB7E66" w:rsidDel="00F065B2">
          <w:rPr>
            <w:rFonts w:ascii="Times New Roman" w:eastAsia="Times New Roman" w:hAnsi="Times New Roman" w:cs="Times New Roman"/>
            <w:sz w:val="24"/>
            <w:szCs w:val="24"/>
          </w:rPr>
          <w:delText xml:space="preserve"> </w:delText>
        </w:r>
      </w:del>
      <w:r w:rsidRPr="00FB7E66">
        <w:rPr>
          <w:rFonts w:ascii="Times New Roman" w:eastAsia="Times New Roman" w:hAnsi="Times New Roman" w:cs="Times New Roman"/>
          <w:sz w:val="24"/>
          <w:szCs w:val="24"/>
        </w:rPr>
        <w:t xml:space="preserve">, lacewing larvae, and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showed no detectable response. Collectively, although predators varied in their feeding responses to the synthetic pheromone, the net outcome positively favored future use of the pheromone in biological control of the Colorado potato beetle.</w:t>
      </w:r>
    </w:p>
    <w:p w14:paraId="452DBDD3" w14:textId="77777777"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The lack of community-wide responses by herbivores may reflect differences in how taxa perceive or respond to predator-associated volatiles. Most herbivores in this system, aside from the Colorado potato beetle, are not known to be preyed upon by</w:t>
      </w:r>
      <w:r w:rsidRPr="00FB7E66">
        <w:rPr>
          <w:rFonts w:ascii="Times New Roman" w:eastAsia="Times New Roman" w:hAnsi="Times New Roman" w:cs="Times New Roman"/>
          <w:i/>
          <w:iCs/>
          <w:sz w:val="24"/>
          <w:szCs w:val="24"/>
        </w:rPr>
        <w:t xml:space="preserve"> P. maculiventris</w:t>
      </w:r>
      <w:r w:rsidRPr="00FB7E66">
        <w:rPr>
          <w:rFonts w:ascii="Times New Roman" w:eastAsia="Times New Roman" w:hAnsi="Times New Roman" w:cs="Times New Roman"/>
          <w:sz w:val="24"/>
          <w:szCs w:val="24"/>
        </w:rPr>
        <w:t xml:space="preserve"> and therefore may have little incentive to respond directly to its cues. Although previous work demonstrates that predator pheromones can alter plant physiology and quality, both in potatoes exposed to the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pheromone (Aflitto &amp; Thaler, 2020; Martinez et al., 2025) and in other systems where plants respond to predator-derived cues (Helms et al., 2017), the herbivores in our study did not show detectable changes in a way that suggested response to plant quality. Consistent </w:t>
      </w:r>
      <w:r w:rsidRPr="00FB7E66">
        <w:rPr>
          <w:rFonts w:ascii="Times New Roman" w:eastAsia="Times New Roman" w:hAnsi="Times New Roman" w:cs="Times New Roman"/>
          <w:sz w:val="24"/>
          <w:szCs w:val="24"/>
        </w:rPr>
        <w:lastRenderedPageBreak/>
        <w:t>with this, the Colorado potato beetle responded to predator-pheromone-induced changes in plant quality in earlier experiments, but we found no evidence that other herbivores reacted similarly in our field surveys. Many chewing herbivores adjust behavior rather than population numbers in response to predator cues (Kaplan et al., 2014), though such subtle shifts may have gone undetected as we did not measure behavior. Additionally, herbivores such as leafhoppers and aphids rely heavily on plant nutritional quality and phloem chemistry, traits that may not be strongly influenced by exposure to the predator pheromone (Hewer et al., 2010). Chewing herbivores like flea beetles, despite sharing a feeding mode with Colorado potato beetle larvae, may also differ in how they perceive and respond to predator-associated volatiles (Li et al., 2024).</w:t>
      </w:r>
    </w:p>
    <w:p w14:paraId="06D82697" w14:textId="0392226D"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Aggregation pheromones have been shown to attract adult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in field settings, yet such recruitment was not detected in our experiment (Kelly et. al 2014). Predators may vary widely in their responses to the pheromone. Notably,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has been shown to respond to a component of the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pheromone under field conditions (Zhu et al. 1999; </w:t>
      </w:r>
      <w:hyperlink r:id="rId28">
        <w:r w:rsidR="00281382" w:rsidRPr="00FB7E66">
          <w:rPr>
            <w:rFonts w:ascii="Times New Roman" w:eastAsia="Times New Roman" w:hAnsi="Times New Roman" w:cs="Times New Roman"/>
            <w:sz w:val="24"/>
            <w:szCs w:val="24"/>
          </w:rPr>
          <w:t>Kaplan 2012</w:t>
        </w:r>
      </w:hyperlink>
      <w:r w:rsidRPr="00FB7E66">
        <w:rPr>
          <w:rFonts w:ascii="Times New Roman" w:eastAsia="Times New Roman" w:hAnsi="Times New Roman" w:cs="Times New Roman"/>
          <w:sz w:val="24"/>
          <w:szCs w:val="24"/>
        </w:rPr>
        <w:t>), suggesting capacity for attraction in at least some members of the predator guild. There is evidence that predators can be attracted by HIPV</w:t>
      </w:r>
      <w:del w:id="104" w:author="Laura Martinez" w:date="2026-07-16T12:13:00Z" w16du:dateUtc="2026-07-16T16:13:00Z">
        <w:r w:rsidRPr="00FB7E66" w:rsidDel="00C54D22">
          <w:rPr>
            <w:rFonts w:ascii="Times New Roman" w:eastAsia="Times New Roman" w:hAnsi="Times New Roman" w:cs="Times New Roman"/>
            <w:sz w:val="24"/>
            <w:szCs w:val="24"/>
          </w:rPr>
          <w:delText>’</w:delText>
        </w:r>
      </w:del>
      <w:r w:rsidRPr="00FB7E66">
        <w:rPr>
          <w:rFonts w:ascii="Times New Roman" w:eastAsia="Times New Roman" w:hAnsi="Times New Roman" w:cs="Times New Roman"/>
          <w:sz w:val="24"/>
          <w:szCs w:val="24"/>
        </w:rPr>
        <w:t xml:space="preserve">s in field settings; for example, methyl salicylate reliably pulls in diverse predator guilds, showing that single semiochemicals can serve as attractive cues (James, 2005; Zhang et al., 2006; Zhu &amp; Park, 2005). </w:t>
      </w:r>
      <w:ins w:id="105" w:author="Laura Martinez" w:date="2026-07-16T14:19:00Z">
        <w:r w:rsidR="00BD7023" w:rsidRPr="00BD7023">
          <w:rPr>
            <w:rFonts w:ascii="Times New Roman" w:eastAsia="Times New Roman" w:hAnsi="Times New Roman" w:cs="Times New Roman"/>
            <w:sz w:val="24"/>
            <w:szCs w:val="24"/>
            <w:lang w:val="en-US"/>
          </w:rPr>
          <w:t xml:space="preserve">Additionally, our D-vac and visual sampling methods quantified predator abundance rather than predator activity and may not have detected localized changes in predator behavior within plots. </w:t>
        </w:r>
      </w:ins>
      <w:r w:rsidRPr="00FB7E66">
        <w:rPr>
          <w:rFonts w:ascii="Times New Roman" w:eastAsia="Times New Roman" w:hAnsi="Times New Roman" w:cs="Times New Roman"/>
          <w:sz w:val="24"/>
          <w:szCs w:val="24"/>
        </w:rPr>
        <w:t xml:space="preserve">However, predator abundance in our fields remained unchanged across treatments, and predators did not appear to increase their presence in plots with higher Colorado potato beetle larval abundance. This indicates that the pheromone was neither a deterrent nor an attractive cue at the </w:t>
      </w:r>
      <w:r w:rsidRPr="00FB7E66">
        <w:rPr>
          <w:rFonts w:ascii="Times New Roman" w:eastAsia="Times New Roman" w:hAnsi="Times New Roman" w:cs="Times New Roman"/>
          <w:sz w:val="24"/>
          <w:szCs w:val="24"/>
        </w:rPr>
        <w:lastRenderedPageBreak/>
        <w:t>plot scale, nor were any patches of larvae serving as a prey hotspot.</w:t>
      </w:r>
      <w:r w:rsidRPr="00FB7E66">
        <w:rPr>
          <w:rFonts w:ascii="Times New Roman" w:eastAsia="Times New Roman" w:hAnsi="Times New Roman" w:cs="Times New Roman"/>
          <w:i/>
          <w:iCs/>
          <w:sz w:val="24"/>
          <w:szCs w:val="24"/>
        </w:rPr>
        <w:t xml:space="preserve"> </w:t>
      </w:r>
      <w:del w:id="106" w:author="Laura Martinez" w:date="2026-07-16T14:19:00Z" w16du:dateUtc="2026-07-16T18:19:00Z">
        <w:r w:rsidRPr="00FB7E66" w:rsidDel="00F7288B">
          <w:rPr>
            <w:rFonts w:ascii="Times New Roman" w:eastAsia="Times New Roman" w:hAnsi="Times New Roman" w:cs="Times New Roman"/>
            <w:sz w:val="24"/>
            <w:szCs w:val="24"/>
          </w:rPr>
          <w:delText xml:space="preserve">However, </w:delText>
        </w:r>
      </w:del>
      <w:ins w:id="107" w:author="Laura Martinez" w:date="2026-07-16T14:19:00Z" w16du:dateUtc="2026-07-16T18:19:00Z">
        <w:r w:rsidR="00F7288B">
          <w:rPr>
            <w:rFonts w:ascii="Times New Roman" w:eastAsia="Times New Roman" w:hAnsi="Times New Roman" w:cs="Times New Roman"/>
            <w:sz w:val="24"/>
            <w:szCs w:val="24"/>
          </w:rPr>
          <w:t>P</w:t>
        </w:r>
      </w:ins>
      <w:del w:id="108" w:author="Laura Martinez" w:date="2026-07-16T14:19:00Z" w16du:dateUtc="2026-07-16T18:19:00Z">
        <w:r w:rsidRPr="00FB7E66" w:rsidDel="00F7288B">
          <w:rPr>
            <w:rFonts w:ascii="Times New Roman" w:eastAsia="Times New Roman" w:hAnsi="Times New Roman" w:cs="Times New Roman"/>
            <w:sz w:val="24"/>
            <w:szCs w:val="24"/>
          </w:rPr>
          <w:delText>p</w:delText>
        </w:r>
      </w:del>
      <w:r w:rsidRPr="00FB7E66">
        <w:rPr>
          <w:rFonts w:ascii="Times New Roman" w:eastAsia="Times New Roman" w:hAnsi="Times New Roman" w:cs="Times New Roman"/>
          <w:sz w:val="24"/>
          <w:szCs w:val="24"/>
        </w:rPr>
        <w:t xml:space="preserve">redation rates on Colorado potato beetle eggs changed in the field, prompting us to examine predator feeding behavior in greenhouse assays, where we did observe species-specific responses to the pheromone. </w:t>
      </w:r>
      <w:r w:rsidRPr="00FB7E66">
        <w:rPr>
          <w:rFonts w:ascii="Times New Roman" w:eastAsia="Times New Roman" w:hAnsi="Times New Roman" w:cs="Times New Roman"/>
          <w:i/>
          <w:iCs/>
          <w:sz w:val="24"/>
          <w:szCs w:val="24"/>
        </w:rPr>
        <w:t xml:space="preserve">Podisus maculiventris </w:t>
      </w:r>
      <w:r w:rsidRPr="00FB7E66">
        <w:rPr>
          <w:rFonts w:ascii="Times New Roman" w:eastAsia="Times New Roman" w:hAnsi="Times New Roman" w:cs="Times New Roman"/>
          <w:sz w:val="24"/>
          <w:szCs w:val="24"/>
        </w:rPr>
        <w:t xml:space="preserve">increased feeding, which may be due to the species’ established use of aggregation pheromones in mate attraction and prey sharing (Sant’Ana et al., 1997). Alternatively, increased egg consumption may reflect a behavioral response to aggregation cues that elevate local predator density, as higher conspecific densities commonly alter per-capita feeding rates through interference or competitive interactions in biological control systems (Delong &amp; Vasseur, 2011). </w:t>
      </w:r>
      <w:ins w:id="109" w:author="Laura Martinez" w:date="2026-07-16T14:22:00Z">
        <w:r w:rsidR="007F15A5" w:rsidRPr="007F15A5">
          <w:rPr>
            <w:rFonts w:ascii="Times New Roman" w:eastAsia="Times New Roman" w:hAnsi="Times New Roman" w:cs="Times New Roman"/>
            <w:sz w:val="24"/>
            <w:szCs w:val="24"/>
          </w:rPr>
          <w:t>However, this mechanism was not directly tested in our study and warrants future investigation.</w:t>
        </w:r>
      </w:ins>
      <w:ins w:id="110" w:author="Laura Martinez" w:date="2026-07-16T14:22:00Z" w16du:dateUtc="2026-07-16T18:22:00Z">
        <w:r w:rsidR="007F15A5">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 xml:space="preserve">Although not statistically significant, </w:t>
      </w:r>
      <w:r w:rsidRPr="00FB7E66">
        <w:rPr>
          <w:rFonts w:ascii="Times New Roman" w:eastAsia="Times New Roman" w:hAnsi="Times New Roman" w:cs="Times New Roman"/>
          <w:i/>
          <w:iCs/>
          <w:sz w:val="24"/>
          <w:szCs w:val="24"/>
        </w:rPr>
        <w:t>L. grandis</w:t>
      </w:r>
      <w:r w:rsidRPr="00FB7E66">
        <w:rPr>
          <w:rFonts w:ascii="Times New Roman" w:eastAsia="Times New Roman" w:hAnsi="Times New Roman" w:cs="Times New Roman"/>
          <w:sz w:val="24"/>
          <w:szCs w:val="24"/>
        </w:rPr>
        <w:t xml:space="preserve"> exhibited a moderate increase in egg consumption under pheromone exposure, suggesting potential responsiveness among some beetle predators. Not all predators exhibited behavioral responses to the pheromone treatment.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adults did not respond to the predator pheromone. While there is evidence of adult response to an individual component of the pheromone (Zhu et al. 1999; </w:t>
      </w:r>
      <w:hyperlink r:id="rId29">
        <w:r w:rsidR="00281382" w:rsidRPr="00FB7E66">
          <w:rPr>
            <w:rFonts w:ascii="Times New Roman" w:eastAsia="Times New Roman" w:hAnsi="Times New Roman" w:cs="Times New Roman"/>
            <w:sz w:val="24"/>
            <w:szCs w:val="24"/>
          </w:rPr>
          <w:t>Kaplan 2012</w:t>
        </w:r>
      </w:hyperlink>
      <w:r w:rsidRPr="00FB7E66">
        <w:rPr>
          <w:rFonts w:ascii="Times New Roman" w:eastAsia="Times New Roman" w:hAnsi="Times New Roman" w:cs="Times New Roman"/>
          <w:sz w:val="24"/>
          <w:szCs w:val="24"/>
        </w:rPr>
        <w:t xml:space="preserve">) this sensitivity may not translate into attraction or altered feeding behavior in response to a more complex pheromone blend. Similarly, </w:t>
      </w:r>
      <w:r w:rsidRPr="00FB7E66">
        <w:rPr>
          <w:rFonts w:ascii="Times New Roman" w:eastAsia="Times New Roman" w:hAnsi="Times New Roman" w:cs="Times New Roman"/>
          <w:i/>
          <w:iCs/>
          <w:sz w:val="24"/>
          <w:szCs w:val="24"/>
        </w:rPr>
        <w:t>C. maculata</w:t>
      </w:r>
      <w:r w:rsidRPr="00FB7E66">
        <w:rPr>
          <w:rFonts w:ascii="Times New Roman" w:eastAsia="Times New Roman" w:hAnsi="Times New Roman" w:cs="Times New Roman"/>
          <w:sz w:val="24"/>
          <w:szCs w:val="24"/>
        </w:rPr>
        <w:t xml:space="preserve"> larvae and lacewings showed no significant differences in feeding rates, suggesting that the pheromone does not universally enhance predation across the natural enemy guild. This lack of response is noteworthy given that these larval predators could be at risk of intraguild predation by adult stink bugs (Abram et al., 2014; Mallampalli et al., 2002). Predator-derived cues have been shown to trigger behavioral and physiological responses in insect prey, though whether such effects consistently scale up to influence population abundance or community structure remains poorly resolved (Hermann &amp; Landis, 2017). Such asymmetries highlight the </w:t>
      </w:r>
      <w:r w:rsidRPr="00FB7E66">
        <w:rPr>
          <w:rFonts w:ascii="Times New Roman" w:eastAsia="Times New Roman" w:hAnsi="Times New Roman" w:cs="Times New Roman"/>
          <w:sz w:val="24"/>
          <w:szCs w:val="24"/>
        </w:rPr>
        <w:lastRenderedPageBreak/>
        <w:t>importance of considering functional traits and ecological roles of the larger community when evaluating the potential of semiochemicals as biocontrol tools.</w:t>
      </w:r>
    </w:p>
    <w:p w14:paraId="2D4D27A7" w14:textId="4B216D0D" w:rsidR="00281382" w:rsidRPr="00FB7E66" w:rsidRDefault="00F6600B" w:rsidP="00FB7E66">
      <w:pPr>
        <w:spacing w:line="480" w:lineRule="auto"/>
        <w:ind w:firstLine="720"/>
        <w:rPr>
          <w:rFonts w:ascii="Times New Roman" w:eastAsia="Times New Roman" w:hAnsi="Times New Roman" w:cs="Times New Roman"/>
          <w:sz w:val="24"/>
          <w:szCs w:val="24"/>
        </w:rPr>
      </w:pPr>
      <w:r w:rsidRPr="00FB7E66">
        <w:rPr>
          <w:rFonts w:ascii="Times New Roman" w:eastAsia="Times New Roman" w:hAnsi="Times New Roman" w:cs="Times New Roman"/>
          <w:sz w:val="24"/>
          <w:szCs w:val="24"/>
        </w:rPr>
        <w:t xml:space="preserve">From an applied perspective, our findings demonstrate that predator-derived pheromones can enhance biological control. By increasing predation on Colorado potato beetle eggs, the pheromone has the potential to improve the biocontrol efficiency of key predators, particularly given that Colorado potato beetle feeding damage translates directly into yield loss (Hare, 1990). The low numbers of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observed in the field suggest that the increased predation in pheromone-treated plots likely resulted from subtle shifts in predator behavior rather than from increases in predator abundance. This is notable because </w:t>
      </w:r>
      <w:r w:rsidRPr="00FB7E66">
        <w:rPr>
          <w:rFonts w:ascii="Times New Roman" w:eastAsia="Times New Roman" w:hAnsi="Times New Roman" w:cs="Times New Roman"/>
          <w:i/>
          <w:iCs/>
          <w:sz w:val="24"/>
          <w:szCs w:val="24"/>
        </w:rPr>
        <w:t>P. maculiventris</w:t>
      </w:r>
      <w:r w:rsidRPr="00FB7E66">
        <w:rPr>
          <w:rFonts w:ascii="Times New Roman" w:eastAsia="Times New Roman" w:hAnsi="Times New Roman" w:cs="Times New Roman"/>
          <w:sz w:val="24"/>
          <w:szCs w:val="24"/>
        </w:rPr>
        <w:t xml:space="preserve"> is difficult to retain in cropping systems and often requires multiple augmentative releases (Aldrich &amp; Cantelo, 1999; Biever &amp; Chauvin, 1992; Tipping et al., 1999); even a small increase in conspecific attraction, combined with higher per-capita feeding rates, could meaningfully improve its efficacy. Importantly, this enhancement occurred without detectable reductions in the abundance of either beneficial insects or non-target herbivores, indicating that pheromone deployment is unlikely to generate the unintended impacts commonly associated with broad-spectrum insecticides. </w:t>
      </w:r>
      <w:ins w:id="111" w:author="Laura Martinez" w:date="2026-07-16T14:24:00Z">
        <w:r w:rsidR="00E8652B" w:rsidRPr="00E8652B">
          <w:rPr>
            <w:rFonts w:ascii="Times New Roman" w:eastAsia="Times New Roman" w:hAnsi="Times New Roman" w:cs="Times New Roman"/>
            <w:sz w:val="24"/>
            <w:szCs w:val="24"/>
          </w:rPr>
          <w:t>Although these findings demonstrate the potential of predator pheromones for enhancing biological control, our conclusions are based on a single growing season at one location in a potato production system using a single pheromone release rate. Future studies evaluating multiple environments, cropping systems, years, and pheromone release rates will be important to determine the generality and optimize the application of this approach.</w:t>
        </w:r>
      </w:ins>
      <w:ins w:id="112" w:author="Laura Martinez" w:date="2026-07-16T14:24:00Z" w16du:dateUtc="2026-07-16T18:24:00Z">
        <w:r w:rsidR="00246773">
          <w:rPr>
            <w:rFonts w:ascii="Times New Roman" w:eastAsia="Times New Roman" w:hAnsi="Times New Roman" w:cs="Times New Roman"/>
            <w:sz w:val="24"/>
            <w:szCs w:val="24"/>
          </w:rPr>
          <w:t xml:space="preserve"> </w:t>
        </w:r>
      </w:ins>
      <w:r w:rsidRPr="00FB7E66">
        <w:rPr>
          <w:rFonts w:ascii="Times New Roman" w:eastAsia="Times New Roman" w:hAnsi="Times New Roman" w:cs="Times New Roman"/>
          <w:sz w:val="24"/>
          <w:szCs w:val="24"/>
        </w:rPr>
        <w:t>Collectively, these outcomes support the integration of predator pheromones into push–pull or attract-and-stimulate strategies to strengthen pest suppression in potato systems.</w:t>
      </w:r>
    </w:p>
    <w:p w14:paraId="31052DD9" w14:textId="77777777" w:rsidR="00FB7E66" w:rsidRDefault="00FB7E66">
      <w:pPr>
        <w:spacing w:line="480" w:lineRule="auto"/>
        <w:rPr>
          <w:rFonts w:ascii="Times New Roman" w:eastAsia="Times New Roman" w:hAnsi="Times New Roman" w:cs="Times New Roman"/>
          <w:sz w:val="24"/>
          <w:szCs w:val="24"/>
        </w:rPr>
      </w:pPr>
    </w:p>
    <w:p w14:paraId="632AB020" w14:textId="77777777" w:rsidR="00281382" w:rsidRDefault="00F6600B">
      <w:pPr>
        <w:pStyle w:val="Heading2"/>
        <w:spacing w:line="48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References</w:t>
      </w:r>
    </w:p>
    <w:p w14:paraId="77B39F34" w14:textId="77777777" w:rsidR="00281382" w:rsidRPr="00720A45" w:rsidRDefault="00F6600B">
      <w:pPr>
        <w:spacing w:line="480" w:lineRule="auto"/>
        <w:ind w:left="720" w:hanging="720"/>
        <w:rPr>
          <w:rFonts w:ascii="Times New Roman" w:hAnsi="Times New Roman" w:cs="Times New Roman"/>
          <w:sz w:val="24"/>
          <w:szCs w:val="24"/>
        </w:rPr>
      </w:pPr>
      <w:r w:rsidRPr="00720A45">
        <w:rPr>
          <w:rFonts w:ascii="Times New Roman" w:eastAsia="Times New Roman" w:hAnsi="Times New Roman" w:cs="Times New Roman"/>
          <w:sz w:val="24"/>
          <w:szCs w:val="24"/>
        </w:rPr>
        <w:t>Abram, P. K., J. Doyon, J. Brodeur, T. D. Gariépy, and G. Boivin. 2014. Susceptibility of Halyomorpha halys (Hemiptera: Pentatomidae) eggs to different life stages of three generalist predators. Can. Entomol. 147: 222–226. https://doi.org/10.4039/tce.2014.41</w:t>
      </w:r>
    </w:p>
    <w:p w14:paraId="40EF7717"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Aflitto NC, Thaler JS. 2020. Predator pheromone elicits a temporally dependent non-consumptive effect in prey. </w:t>
      </w:r>
      <w:r w:rsidRPr="00720A45">
        <w:rPr>
          <w:rFonts w:ascii="Times New Roman" w:eastAsia="Times New Roman" w:hAnsi="Times New Roman" w:cs="Times New Roman"/>
          <w:sz w:val="24"/>
          <w:szCs w:val="24"/>
          <w:lang w:val="es-MX"/>
        </w:rPr>
        <w:t>Ecol Entomol 45:1190–1199. https://doi.org/10.1111/een.12905</w:t>
      </w:r>
    </w:p>
    <w:p w14:paraId="3DB88818"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Aldrich JR, Cantelo WW. 1999. </w:t>
      </w:r>
      <w:r w:rsidRPr="00720A45">
        <w:rPr>
          <w:rFonts w:ascii="Times New Roman" w:eastAsia="Times New Roman" w:hAnsi="Times New Roman" w:cs="Times New Roman"/>
          <w:sz w:val="24"/>
          <w:szCs w:val="24"/>
        </w:rPr>
        <w:t>Suppression of Colorado potato beetle infestation by pheromone-mediated augmentation of the predatory spined soldier bug, Podisus maculiventris (Say) (Heteroptera: Pentatomidae). Agric For Entomol 1:209–217. https://doi.org/10.1046/j.1461-9563.1999.00026.x</w:t>
      </w:r>
    </w:p>
    <w:p w14:paraId="6B49D948"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Aldrich JR, Kochansky JP, Abrams AB. 1984. Attractant for a beneficial insect and its parasitoids: pheromone of the predatory spined soldier bug, Podisus maculiventris (Hemiptera: Pentatomidae). Environ Entomol 13.1031-1036.</w:t>
      </w:r>
    </w:p>
    <w:p w14:paraId="0B2193D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Bates D, Mächler M, Bolker B, Walker S. 2015. Fitting linear mixed-effects models using lme4. J Stat Softw 67:1–48. https://doi.org/10.18637/jss.v067.i01</w:t>
      </w:r>
    </w:p>
    <w:p w14:paraId="2230B21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Biever KD, Chauvin RL. 1992. Suppression of the Colorado potato beetle (Coleoptera: Chrysomelidae) with augmentative releases of predaceous stink bugs (Hemiptera: Pentatomidae). J Econ Entomol 85:720–726. https://doi.org/10.1093/jee/85.3.720</w:t>
      </w:r>
    </w:p>
    <w:p w14:paraId="412CC4D1"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Brooks ME, Kristensen K, van Benthem KJ, et al. 2017. glmmTMB balances speed and flexibility among packages for zero-inflated generalized linear mixed modeling. R J 9:378–400. https://doi.org/10.32614/RJ-2017-066</w:t>
      </w:r>
    </w:p>
    <w:p w14:paraId="6D87630F"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Brzozowski LJ, Weber DC, Wallingford AK, Mazourek M, Agrawal AA. 2022. Trade-offs and synergies in management of two co-occurring specialist squash pests. J Pest Sci 95:327–338. https://doi.org/10.1007/s10340-021-01379-y</w:t>
      </w:r>
    </w:p>
    <w:p w14:paraId="7DF02E2E"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Chang GC, Snyder WE. 2004. The relationship between predator density, community composition, and field predation of Colorado potato beetle eggs. Biol Control 31:453–461. https://doi.org/10.1016/j.biocontrol.2004.07.009</w:t>
      </w:r>
    </w:p>
    <w:p w14:paraId="0228A51C"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Dahlsten DL, Six DL, Rowney DL, Lawson AB, Erbilgin N, Raffa KF. 2004. Attraction of Ips pini (Coleoptera: Scolytinae) and its predators to natural attractants and synthetic semiochemicals in northern California. </w:t>
      </w:r>
      <w:r w:rsidRPr="00720A45">
        <w:rPr>
          <w:rFonts w:ascii="Times New Roman" w:eastAsia="Times New Roman" w:hAnsi="Times New Roman" w:cs="Times New Roman"/>
          <w:sz w:val="24"/>
          <w:szCs w:val="24"/>
          <w:lang w:val="es-MX"/>
        </w:rPr>
        <w:t>Environ Entomol 33:1554–1561. https://doi.org/10.1603/0046-225X-33.6.1554</w:t>
      </w:r>
    </w:p>
    <w:p w14:paraId="6C52C32A"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DeLong JP, Vasseur DA. 2011. </w:t>
      </w:r>
      <w:r w:rsidRPr="00720A45">
        <w:rPr>
          <w:rFonts w:ascii="Times New Roman" w:eastAsia="Times New Roman" w:hAnsi="Times New Roman" w:cs="Times New Roman"/>
          <w:sz w:val="24"/>
          <w:szCs w:val="24"/>
        </w:rPr>
        <w:t xml:space="preserve">Mutual interference is common and mostly intermediate in magnitude. BMC Ecol 11:1. </w:t>
      </w:r>
      <w:hyperlink r:id="rId30">
        <w:r w:rsidR="00281382" w:rsidRPr="00720A45">
          <w:rPr>
            <w:rFonts w:ascii="Times New Roman" w:eastAsia="Times New Roman" w:hAnsi="Times New Roman" w:cs="Times New Roman"/>
            <w:sz w:val="24"/>
            <w:szCs w:val="24"/>
          </w:rPr>
          <w:t>https://doi.org/10.1186/1472-6785-11-1</w:t>
        </w:r>
      </w:hyperlink>
    </w:p>
    <w:p w14:paraId="3E16119B"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Fox, J., and S. Weisberg. 2019. An R Companion to Applied Regression. Third edition. Sage, Thousand Oaks CA.</w:t>
      </w:r>
    </w:p>
    <w:p w14:paraId="6FAE2EB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Hare JD. 1990. Ecology and management of the Colorado potato beetle. Annu Rev Entomol 35:81–100. https://doi.org/10.1146/annurev.en.35.010190.000501</w:t>
      </w:r>
    </w:p>
    <w:p w14:paraId="0843004B"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Hartig F. 2022. DHARMa: residual diagnostics for hierarchical (multi-level/mixed) regression models. R package version 0.4.6. https://CRAN.R-project.org/package=DHARMa</w:t>
      </w:r>
    </w:p>
    <w:p w14:paraId="0D6F009C"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Heil M. 2014. Herbivore-induced plant volatiles: targets, perception and unanswered questions. New Phytol 204:297–306. https://doi.org/10.1111/nph.12977</w:t>
      </w:r>
    </w:p>
    <w:p w14:paraId="76771F75"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Helms AM, Ray S, Matulis NL, et al. 2019. Chemical cues linked to risk: cues from below-ground natural enemies enhance plant defences and influence herbivore behaviour and performance. Funct Ecol 33:798–808. https://doi.org/10.1111/1365-2435.13297</w:t>
      </w:r>
    </w:p>
    <w:p w14:paraId="52FED3F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Helms AM, de Moraes CM, Tröger A, et al. 2017. Identification of an insect-produced olfactory cue that primes plant defenses. Nat Commun 8:337. https://doi.org/10.1038/s41467-017-00335-8</w:t>
      </w:r>
    </w:p>
    <w:p w14:paraId="1515E247"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Hermann SL, Landis DA. 2017. Scaling up our understanding of non-consumptive effects in insect systems. Curr Opin Insect Sci 20:54–60. https://doi.org/10.1016/j.cois.2017.03.010</w:t>
      </w:r>
    </w:p>
    <w:p w14:paraId="03967ED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Hermann SL, Thaler JS. 2014. Prey perception of predation risk: volatile chemical cues mediate non-consumptive effects of a predator on a herbivorous insect. Oecologia 176:669–676. </w:t>
      </w:r>
      <w:hyperlink r:id="rId31">
        <w:r w:rsidR="00281382" w:rsidRPr="00720A45">
          <w:rPr>
            <w:rFonts w:ascii="Times New Roman" w:eastAsia="Times New Roman" w:hAnsi="Times New Roman" w:cs="Times New Roman"/>
            <w:sz w:val="24"/>
            <w:szCs w:val="24"/>
          </w:rPr>
          <w:t>https://doi.org/10.1007/s00442-014-3069-5</w:t>
        </w:r>
      </w:hyperlink>
    </w:p>
    <w:p w14:paraId="3F8C7E55"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Hewer, A., T. Will, and A. J. E. van Bel. 2010. Plant cues for aphid navigation in vascular tissues. J. Exp. Biol. 213: 4030–4042. https://doi.org/10.1242/jeb.046326</w:t>
      </w:r>
    </w:p>
    <w:p w14:paraId="0BD74B4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Hough-Goldstein J, Cox J, Armstrong A. 1996. Podisus maculiventris (Hemiptera: Pentatomidae) predation on ladybird beetles (Coleoptera: Coccinellidae). Fla Entomol 79:64–68. https://doi.org/10.2307/3495755</w:t>
      </w:r>
    </w:p>
    <w:p w14:paraId="5D6F0EA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Huber DPW, Fettig CJ, Borden JH. 2021. Disruption of coniferophagous bark beetle (Coleoptera: Curculionidae: Scolytinae) mass attack using angiosperm nonhost volatiles: from concept to operational use. Can Entomol 153:19–35. https://doi.org/10.4039/tce.2020.63</w:t>
      </w:r>
    </w:p>
    <w:p w14:paraId="0891D0D2"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James DG. 2005. Further field evaluation of synthetic herbivore-induced plant volatiles as attractants for beneficial insects. J Chem Ecol 31:481–495. https://doi.org/10.1007/s10886-005-2020-y</w:t>
      </w:r>
    </w:p>
    <w:p w14:paraId="5D04CBF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Kaplan, I. 2012. Attracting carnivorous arthropods with plant volatiles: the future of biocontrol or playing with fire? Biol Control 60: 77–89. https://doi.org/10.1016/j.biocontrol.2011.10.017</w:t>
      </w:r>
    </w:p>
    <w:p w14:paraId="1C1103F1"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Kaplan I, McArt SH, Thaler JS. 2014. Plant defenses and predation risk differentially shape patterns of consumption, growth, and digestive efficiency in a guild of leaf-chewing insects. PLOS ONE 9:e93714. https://doi.org/10.1371/journal.pone.0093714</w:t>
      </w:r>
    </w:p>
    <w:p w14:paraId="53D1062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Kansman JT, Nersten CE, Hermann SL. 2023. Smelling danger: lady beetle odors affect aphid population abundance and feeding, but not movement between plants. Basic Appl Ecol 71:1–8. https://doi.org/10.1016/j.baae.2023.05.004</w:t>
      </w:r>
    </w:p>
    <w:p w14:paraId="14E5B23B"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Kelly JL, Hagler JR, Kaplan I. 2014. Semiochemical lures reduce emigration and enhance pest control services in open-field predator augmentation. </w:t>
      </w:r>
      <w:r w:rsidRPr="00720A45">
        <w:rPr>
          <w:rFonts w:ascii="Times New Roman" w:eastAsia="Times New Roman" w:hAnsi="Times New Roman" w:cs="Times New Roman"/>
          <w:sz w:val="24"/>
          <w:szCs w:val="24"/>
          <w:lang w:val="es-MX"/>
        </w:rPr>
        <w:t>Biol Control 71:70–77. https://doi.org/10.1016/j.biocontrol.2014.01.010</w:t>
      </w:r>
    </w:p>
    <w:p w14:paraId="4AF32D6B"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Kim C-Y, Khan F, Kim Y. 2023. </w:t>
      </w:r>
      <w:r w:rsidRPr="00720A45">
        <w:rPr>
          <w:rFonts w:ascii="Times New Roman" w:eastAsia="Times New Roman" w:hAnsi="Times New Roman" w:cs="Times New Roman"/>
          <w:sz w:val="24"/>
          <w:szCs w:val="24"/>
        </w:rPr>
        <w:t xml:space="preserve">A push–pull strategy to control the western flower thrips, Frankliniella occidentalis, using alarm and aggregation pheromones. PLOS ONE 18:e0279646. </w:t>
      </w:r>
      <w:hyperlink r:id="rId32">
        <w:r w:rsidR="00281382" w:rsidRPr="00720A45">
          <w:rPr>
            <w:rFonts w:ascii="Times New Roman" w:eastAsia="Times New Roman" w:hAnsi="Times New Roman" w:cs="Times New Roman"/>
            <w:sz w:val="24"/>
            <w:szCs w:val="24"/>
          </w:rPr>
          <w:t>https://doi.org/10.1371/journal.pone.0279646</w:t>
        </w:r>
      </w:hyperlink>
    </w:p>
    <w:p w14:paraId="6E222D3F" w14:textId="729E17C3" w:rsidR="00281382" w:rsidRDefault="00F6600B" w:rsidP="00FB7E66">
      <w:pPr>
        <w:spacing w:line="480" w:lineRule="auto"/>
        <w:ind w:left="720" w:hanging="720"/>
        <w:rPr>
          <w:ins w:id="113" w:author="Laura Martinez" w:date="2026-07-18T12:21:00Z" w16du:dateUtc="2026-07-18T16:21:00Z"/>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Lenth, R. V., and J. Piaskowski. 2025. emmeans: Estimated Marginal Means, aka Least-Squares Means. R package version 2.0.0.</w:t>
      </w:r>
    </w:p>
    <w:p w14:paraId="37B8E89A" w14:textId="01BAA341" w:rsidR="005C2B8F" w:rsidRPr="00720A45" w:rsidRDefault="005C2B8F" w:rsidP="00FB7E66">
      <w:pPr>
        <w:spacing w:line="480" w:lineRule="auto"/>
        <w:ind w:left="720" w:hanging="720"/>
        <w:rPr>
          <w:rFonts w:ascii="Times New Roman" w:eastAsia="Times New Roman" w:hAnsi="Times New Roman" w:cs="Times New Roman"/>
          <w:sz w:val="24"/>
          <w:szCs w:val="24"/>
        </w:rPr>
      </w:pPr>
      <w:ins w:id="114" w:author="Laura Martinez" w:date="2026-07-18T12:21:00Z" w16du:dateUtc="2026-07-18T16:21:00Z">
        <w:r w:rsidRPr="005C2B8F">
          <w:rPr>
            <w:rFonts w:ascii="Times New Roman" w:eastAsia="Times New Roman" w:hAnsi="Times New Roman" w:cs="Times New Roman"/>
            <w:sz w:val="24"/>
            <w:szCs w:val="24"/>
          </w:rPr>
          <w:lastRenderedPageBreak/>
          <w:t>Leonhardt WA, Dickerson WA, Ridgway RL, Devilbiss ED. 1988. Laboratory and field evaluation of controlled release dispensers containing Grandlure, the pheromone of the boll weevil (Coleoptera: Curculionidae). J. Econ. Entomol. 81:937–943. https://doi.org/10.1093/jee/81.3.937</w:t>
        </w:r>
      </w:ins>
    </w:p>
    <w:p w14:paraId="302EBFC0"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Li Z, Costamagna AC, Beran F, You M. 2024. Biology, ecology, and management of flea beetles in Brassica crops. Annu Rev Entomol 69:199–217. https://doi.org/10.1146/annurev-ento-033023-015753</w:t>
      </w:r>
    </w:p>
    <w:p w14:paraId="0C7EF7F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Light DM, Knight AL, Henrick CA, Rajapaska D, Lingren B, Dickens JC, Reynolds KM, Buttery RG, Merrill G, Roitman J, Campbell BC. 2001. A pear-derived kairomone with pheromonal potency that attracts male and female codling moth, Cydia pomonella (L.). Naturwissenschaften 88:333–338. </w:t>
      </w:r>
      <w:hyperlink r:id="rId33">
        <w:r w:rsidR="00281382" w:rsidRPr="00720A45">
          <w:rPr>
            <w:rFonts w:ascii="Times New Roman" w:eastAsia="Times New Roman" w:hAnsi="Times New Roman" w:cs="Times New Roman"/>
            <w:sz w:val="24"/>
            <w:szCs w:val="24"/>
          </w:rPr>
          <w:t>https://doi.org/10.1007/s001140100243</w:t>
        </w:r>
      </w:hyperlink>
    </w:p>
    <w:p w14:paraId="7DFAFEE3"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 xml:space="preserve">Mallampalli, N., I. Castellanos, and P. Barbosa. 2002. Evidence for intraguild predation by </w:t>
      </w:r>
      <w:r w:rsidRPr="00720A45">
        <w:rPr>
          <w:rFonts w:ascii="Times New Roman" w:eastAsia="Times New Roman" w:hAnsi="Times New Roman" w:cs="Times New Roman"/>
          <w:i/>
          <w:iCs/>
          <w:sz w:val="24"/>
          <w:szCs w:val="24"/>
        </w:rPr>
        <w:t>Podisus maculiventris</w:t>
      </w:r>
      <w:r w:rsidRPr="00720A45">
        <w:rPr>
          <w:rFonts w:ascii="Times New Roman" w:eastAsia="Times New Roman" w:hAnsi="Times New Roman" w:cs="Times New Roman"/>
          <w:sz w:val="24"/>
          <w:szCs w:val="24"/>
        </w:rPr>
        <w:t xml:space="preserve"> on a lady beetle, </w:t>
      </w:r>
      <w:r w:rsidRPr="00720A45">
        <w:rPr>
          <w:rFonts w:ascii="Times New Roman" w:eastAsia="Times New Roman" w:hAnsi="Times New Roman" w:cs="Times New Roman"/>
          <w:i/>
          <w:iCs/>
          <w:sz w:val="24"/>
          <w:szCs w:val="24"/>
        </w:rPr>
        <w:t>Coleomegilla maculata</w:t>
      </w:r>
      <w:r w:rsidRPr="00720A45">
        <w:rPr>
          <w:rFonts w:ascii="Times New Roman" w:eastAsia="Times New Roman" w:hAnsi="Times New Roman" w:cs="Times New Roman"/>
          <w:sz w:val="24"/>
          <w:szCs w:val="24"/>
        </w:rPr>
        <w:t xml:space="preserve">: implications for biological control of Colorado potato beetle, </w:t>
      </w:r>
      <w:r w:rsidRPr="00720A45">
        <w:rPr>
          <w:rFonts w:ascii="Times New Roman" w:eastAsia="Times New Roman" w:hAnsi="Times New Roman" w:cs="Times New Roman"/>
          <w:i/>
          <w:iCs/>
          <w:sz w:val="24"/>
          <w:szCs w:val="24"/>
        </w:rPr>
        <w:t>Leptinotarsa decemlineata</w:t>
      </w:r>
      <w:r w:rsidRPr="00720A45">
        <w:rPr>
          <w:rFonts w:ascii="Times New Roman" w:eastAsia="Times New Roman" w:hAnsi="Times New Roman" w:cs="Times New Roman"/>
          <w:sz w:val="24"/>
          <w:szCs w:val="24"/>
        </w:rPr>
        <w:t xml:space="preserve">. </w:t>
      </w:r>
      <w:r w:rsidRPr="00720A45">
        <w:rPr>
          <w:rFonts w:ascii="Times New Roman" w:eastAsia="Times New Roman" w:hAnsi="Times New Roman" w:cs="Times New Roman"/>
          <w:i/>
          <w:iCs/>
          <w:sz w:val="24"/>
          <w:szCs w:val="24"/>
        </w:rPr>
        <w:t>BioControl</w:t>
      </w:r>
      <w:r w:rsidRPr="00720A45">
        <w:rPr>
          <w:rFonts w:ascii="Times New Roman" w:eastAsia="Times New Roman" w:hAnsi="Times New Roman" w:cs="Times New Roman"/>
          <w:sz w:val="24"/>
          <w:szCs w:val="24"/>
        </w:rPr>
        <w:t xml:space="preserve"> 47: 387–398. https://doi.org/10.1023/A:1015667004364</w:t>
      </w:r>
    </w:p>
    <w:p w14:paraId="211153F6" w14:textId="77777777" w:rsidR="00281382" w:rsidRPr="00720A45" w:rsidRDefault="00F6600B" w:rsidP="00FB7E66">
      <w:pPr>
        <w:spacing w:line="480" w:lineRule="auto"/>
        <w:ind w:left="720" w:hanging="720"/>
        <w:rPr>
          <w:rFonts w:ascii="Times New Roman" w:eastAsia="Times New Roman" w:hAnsi="Times New Roman" w:cs="Times New Roman"/>
          <w:sz w:val="24"/>
          <w:szCs w:val="24"/>
          <w:lang w:val="es-MX"/>
        </w:rPr>
      </w:pPr>
      <w:r w:rsidRPr="00720A45">
        <w:rPr>
          <w:rFonts w:ascii="Times New Roman" w:eastAsia="Times New Roman" w:hAnsi="Times New Roman" w:cs="Times New Roman"/>
          <w:sz w:val="24"/>
          <w:szCs w:val="24"/>
        </w:rPr>
        <w:t xml:space="preserve">Martinez L, Aflitto NC, MacNeill FT, Grele A, Thaler JS. 2025. A predator pheromone increases potato yield through multiple mechanisms involving plant and prey responses. </w:t>
      </w:r>
      <w:r w:rsidRPr="00720A45">
        <w:rPr>
          <w:rFonts w:ascii="Times New Roman" w:eastAsia="Times New Roman" w:hAnsi="Times New Roman" w:cs="Times New Roman"/>
          <w:sz w:val="24"/>
          <w:szCs w:val="24"/>
          <w:lang w:val="es-MX"/>
        </w:rPr>
        <w:t>J Econ Entomol 118:1297–1306. https://doi.org/10.1093/jee/toaf097</w:t>
      </w:r>
    </w:p>
    <w:p w14:paraId="30CEC3D5"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lang w:val="es-MX"/>
        </w:rPr>
        <w:t xml:space="preserve">Ninkovic V, Feng Y, Olsson U, Pettersson J. 2013. </w:t>
      </w:r>
      <w:r w:rsidRPr="00720A45">
        <w:rPr>
          <w:rFonts w:ascii="Times New Roman" w:eastAsia="Times New Roman" w:hAnsi="Times New Roman" w:cs="Times New Roman"/>
          <w:sz w:val="24"/>
          <w:szCs w:val="24"/>
        </w:rPr>
        <w:t>Ladybird footprints induce aphid avoidance behavior. Biol Control 65:63–71. https://doi.org/10.1016/j.biocontrol.2012.07.003</w:t>
      </w:r>
    </w:p>
    <w:p w14:paraId="073B967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Oksanen J, Simpson G, Blanchet FG, et al. 2024. vegan: community ecology package. Version 2.6-8. https://CRAN.R-project.org/package=vegan</w:t>
      </w:r>
    </w:p>
    <w:p w14:paraId="14078BFA"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lastRenderedPageBreak/>
        <w:t>R Core Team. 2025. R: a language and environment for statistical computing. Vienna (Austria): R Foundation for Statistical Computing.</w:t>
      </w:r>
    </w:p>
    <w:p w14:paraId="0091B34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Rizvi SAH, George J, Reddy GVP, Zeng X, Guerrero A. 2021. Latest developments in insect sex pheromone research and its application in agricultural pest management. Insects 12:484. https://doi.org/10.3390/insects12060484</w:t>
      </w:r>
    </w:p>
    <w:p w14:paraId="7096E914" w14:textId="77777777" w:rsidR="00281382" w:rsidRPr="00720A45" w:rsidRDefault="00F6600B">
      <w:pPr>
        <w:spacing w:before="240" w:after="240"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Sant’Ana J, Bruni R, Abdul-Baki AA, Aldrich JR. 1997. Pheromone-induced movement of nymphs of the predator Podisus maculiventris (Heteroptera: Pentatomidae). Biol Control 10:123–128. https://doi.org/10.1006/bcon.1997.0549</w:t>
      </w:r>
    </w:p>
    <w:p w14:paraId="68789901"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Sharma A, Sandhi RK, Reddy GVP. 2019. A review of interactions between insect biological control agents and semiochemicals. Insects 10:439. https://doi.org/10.3390/insects10120439</w:t>
      </w:r>
    </w:p>
    <w:p w14:paraId="7592A097"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Tipping PW, Holko CA, Abdul-Baki AA, Aldrich JR. 1999. Evaluating Edovum puttleri Grissell and Podisus maculiventris (Say) for augmentative biological control of Colorado potato beetle in tomatoes. Biol Control 16:35–42. https://doi.org/10.1006/bcon.1999.0738</w:t>
      </w:r>
    </w:p>
    <w:p w14:paraId="1527A9E8" w14:textId="77777777" w:rsidR="00281382" w:rsidRDefault="00F6600B" w:rsidP="00FB7E66">
      <w:pPr>
        <w:spacing w:line="480" w:lineRule="auto"/>
        <w:ind w:left="720" w:hanging="720"/>
      </w:pPr>
      <w:r w:rsidRPr="00720A45">
        <w:rPr>
          <w:rFonts w:ascii="Times New Roman" w:eastAsia="Times New Roman" w:hAnsi="Times New Roman" w:cs="Times New Roman"/>
          <w:sz w:val="24"/>
          <w:szCs w:val="24"/>
        </w:rPr>
        <w:t xml:space="preserve">Weber DC, Blackburn MB, Jaronski ST. 2022. Biological and behavioral control of potato insect pests. In: Alyokhin A, Rondon SI, Gao Y, editors. Insect pests of potato. 2nd ed. London (UK): Academic Press. p. 231–276. </w:t>
      </w:r>
      <w:hyperlink r:id="rId34">
        <w:r w:rsidR="00281382" w:rsidRPr="00720A45">
          <w:rPr>
            <w:rFonts w:ascii="Times New Roman" w:eastAsia="Times New Roman" w:hAnsi="Times New Roman" w:cs="Times New Roman"/>
            <w:sz w:val="24"/>
            <w:szCs w:val="24"/>
          </w:rPr>
          <w:t>https://doi.org/10.1016/B978-0-12-821237-0.00013-5</w:t>
        </w:r>
      </w:hyperlink>
    </w:p>
    <w:p w14:paraId="01F422EF" w14:textId="2B85606F" w:rsidR="00591FBB" w:rsidRPr="00591FBB" w:rsidRDefault="00591FBB" w:rsidP="00FB7E66">
      <w:pPr>
        <w:spacing w:line="480" w:lineRule="auto"/>
        <w:ind w:left="720" w:hanging="720"/>
        <w:rPr>
          <w:rFonts w:ascii="Times New Roman" w:eastAsia="Times New Roman" w:hAnsi="Times New Roman" w:cs="Times New Roman"/>
          <w:sz w:val="24"/>
          <w:szCs w:val="24"/>
        </w:rPr>
      </w:pPr>
      <w:r w:rsidRPr="00591FBB">
        <w:rPr>
          <w:rFonts w:ascii="Times New Roman" w:eastAsia="Times New Roman" w:hAnsi="Times New Roman" w:cs="Times New Roman"/>
          <w:sz w:val="24"/>
          <w:szCs w:val="24"/>
        </w:rPr>
        <w:t xml:space="preserve">Weber DC, Khrimian A, Ramirez Bonilla JP, Grettenberger IM, Guzman F, Haber AI. 2023. Vittatalactone is the male-produced aggregation pheromone of the western striped </w:t>
      </w:r>
      <w:r w:rsidRPr="00591FBB">
        <w:rPr>
          <w:rFonts w:ascii="Times New Roman" w:eastAsia="Times New Roman" w:hAnsi="Times New Roman" w:cs="Times New Roman"/>
          <w:sz w:val="24"/>
          <w:szCs w:val="24"/>
        </w:rPr>
        <w:lastRenderedPageBreak/>
        <w:t xml:space="preserve">cucumber beetle, Acalymma trivittatum. J Chem Ecol. 49:475–481. </w:t>
      </w:r>
      <w:hyperlink r:id="rId35" w:tgtFrame="_new" w:history="1">
        <w:r w:rsidRPr="00591FBB">
          <w:rPr>
            <w:rFonts w:ascii="Times New Roman" w:eastAsia="Times New Roman" w:hAnsi="Times New Roman" w:cs="Times New Roman"/>
            <w:sz w:val="24"/>
            <w:szCs w:val="24"/>
          </w:rPr>
          <w:t>https://doi.org/10.1007/s10886-023-01437-y</w:t>
        </w:r>
      </w:hyperlink>
    </w:p>
    <w:p w14:paraId="2DADF63C"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Wen J, Gong J, Cao F. 2023. Field spray abdominal gland secretions of rove beetles: Effects on the pest abundance and arthropod community. J. Appl. Entomol. 147:47-54. DOI: 10.1111/jen.13084</w:t>
      </w:r>
    </w:p>
    <w:p w14:paraId="05CC242E"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Werner EE, Peacor SD. 2003. A review of trait-mediated indirect interactions in ecological communities. Ecology 84:1083–1100. https://doi.org/10.1890/0012-9658(2003)084%255B1083:AROTII%255D2.0.CO;2</w:t>
      </w:r>
    </w:p>
    <w:p w14:paraId="0394BE06"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Witzgall P, Stelinski L, Gut L, Thomson D. 2008. Codling moth management and chemical ecology. Annu Rev Entomol 53:503–522. https://doi.org/10.1146/annurev.ento.53.103106.093323</w:t>
      </w:r>
    </w:p>
    <w:p w14:paraId="7C4AA054"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Zhang Q-H, Sheng M, Chen G, Aldrich JR, Chauhan KR. 2006. Iridodial: a powerful attractant for the green lacewing Chrysopa septempunctata. Naturwissenschaften 93:461–465. https://doi.org/10.1007/s00114-006-0132-z</w:t>
      </w:r>
    </w:p>
    <w:p w14:paraId="55F5A08A" w14:textId="77777777" w:rsidR="00281382" w:rsidRPr="00720A45" w:rsidRDefault="00F6600B" w:rsidP="00FB7E66">
      <w:pPr>
        <w:spacing w:line="480" w:lineRule="auto"/>
        <w:ind w:left="720" w:hanging="720"/>
        <w:rPr>
          <w:rFonts w:ascii="Times New Roman" w:eastAsia="Times New Roman" w:hAnsi="Times New Roman" w:cs="Times New Roman"/>
          <w:sz w:val="24"/>
          <w:szCs w:val="24"/>
        </w:rPr>
      </w:pPr>
      <w:r w:rsidRPr="00720A45">
        <w:rPr>
          <w:rFonts w:ascii="Times New Roman" w:eastAsia="Times New Roman" w:hAnsi="Times New Roman" w:cs="Times New Roman"/>
          <w:sz w:val="24"/>
          <w:szCs w:val="24"/>
        </w:rPr>
        <w:t>Zhu J, Cossé AA, Obrycki JJ, Boo KS, Baker TC. 1999. Olfactory reactions of the twelve-spotted lady beetle Coleomegilla maculata and the green lacewing Chrysoperla carnea to semiochemicals released from their prey and host plant. J Chem Ecol 25:1163–1177. https://doi.org/10.1023/A:1020846212465</w:t>
      </w:r>
    </w:p>
    <w:p w14:paraId="127ABD99" w14:textId="290E4D88" w:rsidR="00720A45" w:rsidRPr="00CE228D" w:rsidRDefault="00F6600B" w:rsidP="00CE228D">
      <w:pPr>
        <w:spacing w:line="480" w:lineRule="auto"/>
        <w:ind w:left="720" w:hanging="720"/>
        <w:rPr>
          <w:rFonts w:ascii="Times New Roman" w:eastAsia="Times New Roman" w:hAnsi="Times New Roman" w:cs="Times New Roman"/>
          <w:b/>
          <w:bCs/>
          <w:sz w:val="24"/>
          <w:szCs w:val="24"/>
        </w:rPr>
      </w:pPr>
      <w:r w:rsidRPr="00720A45">
        <w:rPr>
          <w:rFonts w:ascii="Times New Roman" w:eastAsia="Times New Roman" w:hAnsi="Times New Roman" w:cs="Times New Roman"/>
          <w:sz w:val="24"/>
          <w:szCs w:val="24"/>
        </w:rPr>
        <w:t>Zhu J, Park K-C. 2005. Methyl salicylate, a soybean aphid-induced plant volatile attractive to the predator Coccinella septempunctata. J Chem Ecol 31:1733–1746. https://doi.org/10.1007/s10886-005-5923-8</w:t>
      </w:r>
    </w:p>
    <w:p w14:paraId="6B45F93A" w14:textId="01E5DE21" w:rsidR="00720A45" w:rsidRDefault="00720A45" w:rsidP="00720A45">
      <w:pPr>
        <w:tabs>
          <w:tab w:val="left" w:pos="2019"/>
        </w:tabs>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xml:space="preserve"> </w:t>
      </w:r>
      <w:ins w:id="115" w:author="Laura Martinez" w:date="2026-07-18T13:39:00Z">
        <w:r w:rsidR="001E7B13" w:rsidRPr="001E7B13">
          <w:rPr>
            <w:rFonts w:ascii="Times New Roman" w:eastAsia="Times New Roman" w:hAnsi="Times New Roman" w:cs="Times New Roman"/>
            <w:sz w:val="24"/>
            <w:szCs w:val="24"/>
          </w:rPr>
          <w:t xml:space="preserve">Mean (± SE) number of Colorado potato beetle larvae per plot in control and pheromone-treated plots averaged across the sampling period. Raw observed means were </w:t>
        </w:r>
        <w:r w:rsidR="001E7B13" w:rsidRPr="001E7B13">
          <w:rPr>
            <w:rFonts w:ascii="Times New Roman" w:eastAsia="Times New Roman" w:hAnsi="Times New Roman" w:cs="Times New Roman"/>
            <w:b/>
            <w:bCs/>
            <w:sz w:val="24"/>
            <w:szCs w:val="24"/>
          </w:rPr>
          <w:t>8.51 ± 0.89</w:t>
        </w:r>
        <w:r w:rsidR="001E7B13" w:rsidRPr="001E7B13">
          <w:rPr>
            <w:rFonts w:ascii="Times New Roman" w:eastAsia="Times New Roman" w:hAnsi="Times New Roman" w:cs="Times New Roman"/>
            <w:sz w:val="24"/>
            <w:szCs w:val="24"/>
          </w:rPr>
          <w:t xml:space="preserve"> larvae per plot in the control treatment (</w:t>
        </w:r>
        <w:r w:rsidR="001E7B13" w:rsidRPr="001E7B13">
          <w:rPr>
            <w:rFonts w:ascii="Times New Roman" w:eastAsia="Times New Roman" w:hAnsi="Times New Roman" w:cs="Times New Roman"/>
            <w:i/>
            <w:iCs/>
            <w:sz w:val="24"/>
            <w:szCs w:val="24"/>
          </w:rPr>
          <w:t>n</w:t>
        </w:r>
        <w:r w:rsidR="001E7B13" w:rsidRPr="001E7B13">
          <w:rPr>
            <w:rFonts w:ascii="Times New Roman" w:eastAsia="Times New Roman" w:hAnsi="Times New Roman" w:cs="Times New Roman"/>
            <w:sz w:val="24"/>
            <w:szCs w:val="24"/>
          </w:rPr>
          <w:t xml:space="preserve"> = 177 observations) and </w:t>
        </w:r>
        <w:r w:rsidR="001E7B13" w:rsidRPr="001E7B13">
          <w:rPr>
            <w:rFonts w:ascii="Times New Roman" w:eastAsia="Times New Roman" w:hAnsi="Times New Roman" w:cs="Times New Roman"/>
            <w:b/>
            <w:bCs/>
            <w:sz w:val="24"/>
            <w:szCs w:val="24"/>
          </w:rPr>
          <w:t>6.73 ± 0.82</w:t>
        </w:r>
        <w:r w:rsidR="001E7B13" w:rsidRPr="001E7B13">
          <w:rPr>
            <w:rFonts w:ascii="Times New Roman" w:eastAsia="Times New Roman" w:hAnsi="Times New Roman" w:cs="Times New Roman"/>
            <w:sz w:val="24"/>
            <w:szCs w:val="24"/>
          </w:rPr>
          <w:t xml:space="preserve"> larvae per plot in the pheromone treatment (</w:t>
        </w:r>
        <w:r w:rsidR="001E7B13" w:rsidRPr="001E7B13">
          <w:rPr>
            <w:rFonts w:ascii="Times New Roman" w:eastAsia="Times New Roman" w:hAnsi="Times New Roman" w:cs="Times New Roman"/>
            <w:i/>
            <w:iCs/>
            <w:sz w:val="24"/>
            <w:szCs w:val="24"/>
          </w:rPr>
          <w:t>n</w:t>
        </w:r>
        <w:r w:rsidR="001E7B13" w:rsidRPr="001E7B13">
          <w:rPr>
            <w:rFonts w:ascii="Times New Roman" w:eastAsia="Times New Roman" w:hAnsi="Times New Roman" w:cs="Times New Roman"/>
            <w:sz w:val="24"/>
            <w:szCs w:val="24"/>
          </w:rPr>
          <w:t xml:space="preserve"> = 159 observations). Error bars represent ±1 SE. Asterisk indicates a significant treatment effect (</w:t>
        </w:r>
      </w:ins>
      <w:ins w:id="116" w:author="Laura Martinez" w:date="2026-07-18T13:40:00Z" w16du:dateUtc="2026-07-18T17:40:00Z">
        <w:r w:rsidR="00E40531">
          <w:rPr>
            <w:rFonts w:ascii="Times New Roman" w:eastAsia="Times New Roman" w:hAnsi="Times New Roman" w:cs="Times New Roman"/>
            <w:i/>
            <w:iCs/>
            <w:sz w:val="24"/>
            <w:szCs w:val="24"/>
          </w:rPr>
          <w:t>p</w:t>
        </w:r>
      </w:ins>
      <w:ins w:id="117" w:author="Laura Martinez" w:date="2026-07-18T13:39:00Z">
        <w:r w:rsidR="001E7B13" w:rsidRPr="001E7B13">
          <w:rPr>
            <w:rFonts w:ascii="Times New Roman" w:eastAsia="Times New Roman" w:hAnsi="Times New Roman" w:cs="Times New Roman"/>
            <w:sz w:val="24"/>
            <w:szCs w:val="24"/>
          </w:rPr>
          <w:t xml:space="preserve"> </w:t>
        </w:r>
      </w:ins>
      <w:ins w:id="118" w:author="Laura Martinez" w:date="2026-07-18T13:40:00Z" w16du:dateUtc="2026-07-18T17:40:00Z">
        <w:r w:rsidR="00E40531">
          <w:rPr>
            <w:rFonts w:ascii="Times New Roman" w:eastAsia="Times New Roman" w:hAnsi="Times New Roman" w:cs="Times New Roman"/>
            <w:sz w:val="24"/>
            <w:szCs w:val="24"/>
          </w:rPr>
          <w:t xml:space="preserve">&lt; </w:t>
        </w:r>
      </w:ins>
      <w:ins w:id="119" w:author="Laura Martinez" w:date="2026-07-18T13:39:00Z">
        <w:r w:rsidR="001E7B13" w:rsidRPr="001E7B13">
          <w:rPr>
            <w:rFonts w:ascii="Times New Roman" w:eastAsia="Times New Roman" w:hAnsi="Times New Roman" w:cs="Times New Roman"/>
            <w:sz w:val="24"/>
            <w:szCs w:val="24"/>
          </w:rPr>
          <w:t xml:space="preserve"> 0.0</w:t>
        </w:r>
      </w:ins>
      <w:ins w:id="120" w:author="Laura Martinez" w:date="2026-07-18T13:40:00Z" w16du:dateUtc="2026-07-18T17:40:00Z">
        <w:r w:rsidR="00E40531">
          <w:rPr>
            <w:rFonts w:ascii="Times New Roman" w:eastAsia="Times New Roman" w:hAnsi="Times New Roman" w:cs="Times New Roman"/>
            <w:sz w:val="24"/>
            <w:szCs w:val="24"/>
          </w:rPr>
          <w:t>5</w:t>
        </w:r>
      </w:ins>
      <w:ins w:id="121" w:author="Laura Martinez" w:date="2026-07-18T13:39:00Z">
        <w:r w:rsidR="001E7B13" w:rsidRPr="001E7B13">
          <w:rPr>
            <w:rFonts w:ascii="Times New Roman" w:eastAsia="Times New Roman" w:hAnsi="Times New Roman" w:cs="Times New Roman"/>
            <w:sz w:val="24"/>
            <w:szCs w:val="24"/>
          </w:rPr>
          <w:t>).</w:t>
        </w:r>
      </w:ins>
      <w:del w:id="122" w:author="Laura Martinez" w:date="2026-07-18T13:39:00Z" w16du:dateUtc="2026-07-18T17:39:00Z">
        <w:r w:rsidDel="001E7B13">
          <w:rPr>
            <w:rFonts w:ascii="Times New Roman" w:eastAsia="Times New Roman" w:hAnsi="Times New Roman" w:cs="Times New Roman"/>
            <w:sz w:val="24"/>
            <w:szCs w:val="24"/>
          </w:rPr>
          <w:delText xml:space="preserve">Number of the </w:delText>
        </w:r>
        <w:r w:rsidDel="001E7B13">
          <w:rPr>
            <w:rFonts w:ascii="Times New Roman" w:eastAsia="Times New Roman" w:hAnsi="Times New Roman" w:cs="Times New Roman"/>
            <w:color w:val="000000"/>
            <w:sz w:val="24"/>
            <w:szCs w:val="24"/>
          </w:rPr>
          <w:delText>Colorado potato beetle larvae in the control and the pheromone-treated plots averaged over a two-month period. Error bars represent standard errors. Asterisk denotes a significant difference between the treatment levels (</w:delText>
        </w:r>
        <w:r w:rsidDel="001E7B13">
          <w:rPr>
            <w:rFonts w:ascii="Times New Roman" w:eastAsia="Times New Roman" w:hAnsi="Times New Roman" w:cs="Times New Roman"/>
            <w:i/>
            <w:iCs/>
            <w:sz w:val="24"/>
            <w:szCs w:val="24"/>
          </w:rPr>
          <w:delText>p</w:delText>
        </w:r>
        <w:r w:rsidDel="001E7B13">
          <w:rPr>
            <w:rFonts w:ascii="Times New Roman" w:eastAsia="Times New Roman" w:hAnsi="Times New Roman" w:cs="Times New Roman"/>
            <w:color w:val="000000"/>
            <w:sz w:val="24"/>
            <w:szCs w:val="24"/>
          </w:rPr>
          <w:delText xml:space="preserve"> </w:delText>
        </w:r>
        <w:r w:rsidDel="001E7B13">
          <w:rPr>
            <w:rFonts w:ascii="Times New Roman" w:eastAsia="Times New Roman" w:hAnsi="Times New Roman" w:cs="Times New Roman"/>
            <w:sz w:val="24"/>
            <w:szCs w:val="24"/>
          </w:rPr>
          <w:delText>&lt;</w:delText>
        </w:r>
        <w:r w:rsidDel="001E7B13">
          <w:rPr>
            <w:rFonts w:ascii="Times New Roman" w:eastAsia="Times New Roman" w:hAnsi="Times New Roman" w:cs="Times New Roman"/>
            <w:color w:val="000000"/>
            <w:sz w:val="24"/>
            <w:szCs w:val="24"/>
          </w:rPr>
          <w:delText xml:space="preserve"> 0.05).</w:delText>
        </w:r>
      </w:del>
    </w:p>
    <w:p w14:paraId="3372FE60" w14:textId="6A722BF1" w:rsidR="003C13AD" w:rsidRDefault="003C13AD" w:rsidP="00720A45">
      <w:pPr>
        <w:tabs>
          <w:tab w:val="left" w:pos="2019"/>
        </w:tabs>
        <w:spacing w:line="480" w:lineRule="auto"/>
        <w:rPr>
          <w:rFonts w:ascii="Times New Roman" w:eastAsia="Times New Roman" w:hAnsi="Times New Roman" w:cs="Times New Roman"/>
          <w:sz w:val="24"/>
          <w:szCs w:val="24"/>
        </w:rPr>
      </w:pPr>
      <w:r w:rsidRPr="008D2A9B">
        <w:rPr>
          <w:rFonts w:ascii="Times New Roman" w:eastAsia="Times New Roman" w:hAnsi="Times New Roman" w:cs="Times New Roman"/>
          <w:b/>
          <w:bCs/>
          <w:color w:val="000000"/>
          <w:sz w:val="24"/>
          <w:szCs w:val="24"/>
        </w:rPr>
        <w:t>Alt text</w:t>
      </w:r>
      <w:r w:rsidR="00110878">
        <w:rPr>
          <w:rFonts w:ascii="Times New Roman" w:eastAsia="Times New Roman" w:hAnsi="Times New Roman" w:cs="Times New Roman"/>
          <w:b/>
          <w:bCs/>
          <w:color w:val="000000"/>
          <w:sz w:val="24"/>
          <w:szCs w:val="24"/>
        </w:rPr>
        <w:t xml:space="preserve"> 1</w:t>
      </w:r>
      <w:r w:rsidRPr="008D2A9B">
        <w:rPr>
          <w:rFonts w:ascii="Times New Roman" w:eastAsia="Times New Roman" w:hAnsi="Times New Roman" w:cs="Times New Roman"/>
          <w:b/>
          <w:bCs/>
          <w:color w:val="000000"/>
          <w:sz w:val="24"/>
          <w:szCs w:val="24"/>
        </w:rPr>
        <w:t>:</w:t>
      </w:r>
      <w:r>
        <w:rPr>
          <w:rFonts w:ascii="Times New Roman" w:eastAsia="Times New Roman" w:hAnsi="Times New Roman" w:cs="Times New Roman"/>
          <w:color w:val="000000"/>
          <w:sz w:val="24"/>
          <w:szCs w:val="24"/>
        </w:rPr>
        <w:t xml:space="preserve"> </w:t>
      </w:r>
      <w:r w:rsidR="008D05BE">
        <w:rPr>
          <w:rFonts w:ascii="Times New Roman" w:eastAsia="Times New Roman" w:hAnsi="Times New Roman" w:cs="Times New Roman"/>
          <w:color w:val="000000"/>
          <w:sz w:val="24"/>
          <w:szCs w:val="24"/>
        </w:rPr>
        <w:t xml:space="preserve">Bar plot showing </w:t>
      </w:r>
      <w:r w:rsidR="009C0AF4">
        <w:rPr>
          <w:rFonts w:ascii="Times New Roman" w:eastAsia="Times New Roman" w:hAnsi="Times New Roman" w:cs="Times New Roman"/>
          <w:color w:val="000000"/>
          <w:sz w:val="24"/>
          <w:szCs w:val="24"/>
        </w:rPr>
        <w:t>number of Colorado potato beetle larvae in the control (yellow bar) and the predator pheromone (purple bar) plots</w:t>
      </w:r>
      <w:r w:rsidR="008D2A9B">
        <w:rPr>
          <w:rFonts w:ascii="Times New Roman" w:eastAsia="Times New Roman" w:hAnsi="Times New Roman" w:cs="Times New Roman"/>
          <w:color w:val="000000"/>
          <w:sz w:val="24"/>
          <w:szCs w:val="24"/>
        </w:rPr>
        <w:t xml:space="preserve">. There are less beetles in the plots with the predator pheromone. </w:t>
      </w:r>
    </w:p>
    <w:p w14:paraId="11AAE868"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2</w:t>
      </w:r>
      <w:r>
        <w:rPr>
          <w:rFonts w:ascii="Times New Roman" w:eastAsia="Times New Roman" w:hAnsi="Times New Roman" w:cs="Times New Roman"/>
          <w:sz w:val="24"/>
          <w:szCs w:val="24"/>
        </w:rPr>
        <w:t>. Average herbivore number per plot across two months in control and pheromone-treated plots. Herbivores are shown by family and were the major herbivore families found in the field. Aphididae</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(aphids), Cicadellidae (potato leafhopper), Galerucinae (flea beetles), and Miridae (tarnished plant bugs). Error bars represent standard errors. </w:t>
      </w:r>
    </w:p>
    <w:p w14:paraId="21B68951" w14:textId="1FB6688A" w:rsidR="008D2A9B" w:rsidRPr="008D2A9B" w:rsidRDefault="008D2A9B" w:rsidP="00720A45">
      <w:pPr>
        <w:spacing w:line="480" w:lineRule="auto"/>
        <w:rPr>
          <w:rFonts w:ascii="Times New Roman" w:eastAsia="Times New Roman" w:hAnsi="Times New Roman" w:cs="Times New Roman"/>
          <w:b/>
          <w:bCs/>
          <w:sz w:val="24"/>
          <w:szCs w:val="24"/>
        </w:rPr>
      </w:pPr>
      <w:r w:rsidRPr="008D2A9B">
        <w:rPr>
          <w:rFonts w:ascii="Times New Roman" w:eastAsia="Times New Roman" w:hAnsi="Times New Roman" w:cs="Times New Roman"/>
          <w:b/>
          <w:bCs/>
          <w:sz w:val="24"/>
          <w:szCs w:val="24"/>
        </w:rPr>
        <w:t>Alt text</w:t>
      </w:r>
      <w:r w:rsidR="00110878">
        <w:rPr>
          <w:rFonts w:ascii="Times New Roman" w:eastAsia="Times New Roman" w:hAnsi="Times New Roman" w:cs="Times New Roman"/>
          <w:b/>
          <w:bCs/>
          <w:sz w:val="24"/>
          <w:szCs w:val="24"/>
        </w:rPr>
        <w:t xml:space="preserve"> 2</w:t>
      </w:r>
      <w:r w:rsidRPr="008D2A9B">
        <w:rPr>
          <w:rFonts w:ascii="Times New Roman" w:eastAsia="Times New Roman" w:hAnsi="Times New Roman" w:cs="Times New Roman"/>
          <w:b/>
          <w:bCs/>
          <w:sz w:val="24"/>
          <w:szCs w:val="24"/>
        </w:rPr>
        <w:t xml:space="preserve">: </w:t>
      </w:r>
      <w:r w:rsidR="00D54759" w:rsidRPr="00110878">
        <w:rPr>
          <w:rFonts w:ascii="Times New Roman" w:eastAsia="Times New Roman" w:hAnsi="Times New Roman" w:cs="Times New Roman"/>
          <w:sz w:val="24"/>
          <w:szCs w:val="24"/>
        </w:rPr>
        <w:t>Number of herbivores in each plot (control or pheromone)</w:t>
      </w:r>
      <w:r w:rsidR="00110878" w:rsidRPr="00110878">
        <w:rPr>
          <w:rFonts w:ascii="Times New Roman" w:eastAsia="Times New Roman" w:hAnsi="Times New Roman" w:cs="Times New Roman"/>
          <w:sz w:val="24"/>
          <w:szCs w:val="24"/>
        </w:rPr>
        <w:t>. Listed by different families. From right to left – Aphididae, Cicadellidae, Galerucinae, Miridae</w:t>
      </w:r>
      <w:r w:rsidR="00E002D4">
        <w:rPr>
          <w:rFonts w:ascii="Times New Roman" w:eastAsia="Times New Roman" w:hAnsi="Times New Roman" w:cs="Times New Roman"/>
          <w:sz w:val="24"/>
          <w:szCs w:val="24"/>
        </w:rPr>
        <w:t>.</w:t>
      </w:r>
    </w:p>
    <w:p w14:paraId="3552C26F" w14:textId="08D3FF00"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Figure 3. </w:t>
      </w:r>
      <w:r>
        <w:rPr>
          <w:rFonts w:ascii="Times New Roman" w:eastAsia="Times New Roman" w:hAnsi="Times New Roman" w:cs="Times New Roman"/>
          <w:sz w:val="24"/>
          <w:szCs w:val="24"/>
        </w:rPr>
        <w:t xml:space="preserve">Average predator number per plot across two months in control and pheromone treated plots. Predators are shown by family and are the most abundant in the field, Anthocoridae, Araneidae, </w:t>
      </w:r>
      <w:ins w:id="123" w:author="Laura Martinez" w:date="2026-07-18T13:42:00Z" w16du:dateUtc="2026-07-18T17:42:00Z">
        <w:r w:rsidR="00AB5410">
          <w:rPr>
            <w:rFonts w:ascii="Times New Roman" w:eastAsia="Times New Roman" w:hAnsi="Times New Roman" w:cs="Times New Roman"/>
            <w:sz w:val="24"/>
            <w:szCs w:val="24"/>
          </w:rPr>
          <w:t xml:space="preserve">Neuroptera (Chyrsopidae/Hemerobiidae), </w:t>
        </w:r>
      </w:ins>
      <w:r>
        <w:rPr>
          <w:rFonts w:ascii="Times New Roman" w:eastAsia="Times New Roman" w:hAnsi="Times New Roman" w:cs="Times New Roman"/>
          <w:sz w:val="24"/>
          <w:szCs w:val="24"/>
        </w:rPr>
        <w:t>Coccinellidae, Nabidae, and</w:t>
      </w:r>
      <w:r>
        <w:rPr>
          <w:rFonts w:ascii="Times New Roman" w:eastAsia="Times New Roman" w:hAnsi="Times New Roman" w:cs="Times New Roman"/>
          <w:i/>
          <w:iCs/>
          <w:sz w:val="24"/>
          <w:szCs w:val="24"/>
        </w:rPr>
        <w:t xml:space="preserve"> </w:t>
      </w:r>
      <w:ins w:id="124" w:author="Laura Martinez" w:date="2026-07-18T13:42:00Z" w16du:dateUtc="2026-07-18T17:42:00Z">
        <w:r w:rsidR="00AB5410">
          <w:rPr>
            <w:rFonts w:ascii="Times New Roman" w:eastAsia="Times New Roman" w:hAnsi="Times New Roman" w:cs="Times New Roman"/>
            <w:sz w:val="24"/>
            <w:szCs w:val="24"/>
          </w:rPr>
          <w:t>Pentatomidae</w:t>
        </w:r>
      </w:ins>
      <w:del w:id="125" w:author="Laura Martinez" w:date="2026-07-18T13:42:00Z" w16du:dateUtc="2026-07-18T17:42:00Z">
        <w:r w:rsidDel="00AB5410">
          <w:rPr>
            <w:rFonts w:ascii="Times New Roman" w:eastAsia="Times New Roman" w:hAnsi="Times New Roman" w:cs="Times New Roman"/>
            <w:sz w:val="24"/>
            <w:szCs w:val="24"/>
          </w:rPr>
          <w:delText>Neuroptera</w:delText>
        </w:r>
      </w:del>
      <w:r>
        <w:rPr>
          <w:rFonts w:ascii="Times New Roman" w:eastAsia="Times New Roman" w:hAnsi="Times New Roman" w:cs="Times New Roman"/>
          <w:sz w:val="24"/>
          <w:szCs w:val="24"/>
        </w:rPr>
        <w:t>. Error bars represent standard errors.</w:t>
      </w:r>
    </w:p>
    <w:p w14:paraId="4D743D1A" w14:textId="5DA141FF" w:rsidR="00110878" w:rsidRDefault="00110878" w:rsidP="00720A45">
      <w:pPr>
        <w:spacing w:line="480" w:lineRule="auto"/>
        <w:rPr>
          <w:rFonts w:ascii="Times New Roman" w:eastAsia="Times New Roman" w:hAnsi="Times New Roman" w:cs="Times New Roman"/>
          <w:b/>
          <w:bCs/>
          <w:sz w:val="24"/>
          <w:szCs w:val="24"/>
        </w:rPr>
      </w:pPr>
      <w:r w:rsidRPr="00110878">
        <w:rPr>
          <w:rFonts w:ascii="Times New Roman" w:eastAsia="Times New Roman" w:hAnsi="Times New Roman" w:cs="Times New Roman"/>
          <w:b/>
          <w:bCs/>
          <w:sz w:val="24"/>
          <w:szCs w:val="24"/>
        </w:rPr>
        <w:lastRenderedPageBreak/>
        <w:t>Alt text 3:</w:t>
      </w:r>
      <w:r>
        <w:rPr>
          <w:rFonts w:ascii="Times New Roman" w:eastAsia="Times New Roman" w:hAnsi="Times New Roman" w:cs="Times New Roman"/>
          <w:sz w:val="24"/>
          <w:szCs w:val="24"/>
        </w:rPr>
        <w:t xml:space="preserve"> </w:t>
      </w:r>
      <w:r w:rsidRPr="00110878">
        <w:rPr>
          <w:rFonts w:ascii="Times New Roman" w:eastAsia="Times New Roman" w:hAnsi="Times New Roman" w:cs="Times New Roman"/>
          <w:sz w:val="24"/>
          <w:szCs w:val="24"/>
        </w:rPr>
        <w:t xml:space="preserve">Number of </w:t>
      </w:r>
      <w:r>
        <w:rPr>
          <w:rFonts w:ascii="Times New Roman" w:eastAsia="Times New Roman" w:hAnsi="Times New Roman" w:cs="Times New Roman"/>
          <w:sz w:val="24"/>
          <w:szCs w:val="24"/>
        </w:rPr>
        <w:t>predators</w:t>
      </w:r>
      <w:r w:rsidRPr="00110878">
        <w:rPr>
          <w:rFonts w:ascii="Times New Roman" w:eastAsia="Times New Roman" w:hAnsi="Times New Roman" w:cs="Times New Roman"/>
          <w:sz w:val="24"/>
          <w:szCs w:val="24"/>
        </w:rPr>
        <w:t xml:space="preserve"> in each plot (control or pheromone). Listed by different families. From right to left – </w:t>
      </w:r>
      <w:r w:rsidR="00B325DD">
        <w:rPr>
          <w:rFonts w:ascii="Times New Roman" w:eastAsia="Times New Roman" w:hAnsi="Times New Roman" w:cs="Times New Roman"/>
          <w:sz w:val="24"/>
          <w:szCs w:val="24"/>
        </w:rPr>
        <w:t>Anthocoridae, Araneidae, Chrysopidae/Hemerobiidae, Coccinellidae, Nabidae, Pentatomidae.</w:t>
      </w:r>
    </w:p>
    <w:p w14:paraId="64D448B5" w14:textId="77777777" w:rsidR="008F689C" w:rsidRDefault="00720A45" w:rsidP="008F689C">
      <w:pPr>
        <w:spacing w:line="480" w:lineRule="auto"/>
        <w:rPr>
          <w:ins w:id="126" w:author="Laura Martinez" w:date="2026-07-17T12:46:00Z" w16du:dateUtc="2026-07-17T16:46:00Z"/>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4</w:t>
      </w:r>
      <w:r>
        <w:rPr>
          <w:rFonts w:ascii="Times New Roman" w:eastAsia="Times New Roman" w:hAnsi="Times New Roman" w:cs="Times New Roman"/>
          <w:b/>
          <w:bCs/>
          <w:sz w:val="24"/>
          <w:szCs w:val="24"/>
        </w:rPr>
        <w:t>.</w:t>
      </w:r>
      <w:r>
        <w:rPr>
          <w:rFonts w:ascii="Times New Roman" w:eastAsia="Times New Roman" w:hAnsi="Times New Roman" w:cs="Times New Roman"/>
          <w:color w:val="000000"/>
          <w:sz w:val="24"/>
          <w:szCs w:val="24"/>
        </w:rPr>
        <w:t xml:space="preserve"> </w:t>
      </w:r>
    </w:p>
    <w:p w14:paraId="2EA84B66" w14:textId="77777777" w:rsidR="008F689C" w:rsidRDefault="008F689C" w:rsidP="008F689C">
      <w:pPr>
        <w:spacing w:line="480" w:lineRule="auto"/>
        <w:rPr>
          <w:ins w:id="127" w:author="Laura Martinez" w:date="2026-07-17T12:46:00Z" w16du:dateUtc="2026-07-17T16:46:00Z"/>
          <w:rFonts w:ascii="Times New Roman" w:eastAsia="Times New Roman" w:hAnsi="Times New Roman" w:cs="Times New Roman"/>
          <w:color w:val="000000"/>
          <w:sz w:val="24"/>
          <w:szCs w:val="24"/>
        </w:rPr>
      </w:pPr>
      <w:ins w:id="128" w:author="Laura Martinez" w:date="2026-07-17T12:46:00Z" w16du:dateUtc="2026-07-17T16:46:00Z">
        <w:r>
          <w:rPr>
            <w:rFonts w:ascii="Times New Roman" w:eastAsia="Times New Roman" w:hAnsi="Times New Roman" w:cs="Times New Roman"/>
            <w:color w:val="000000"/>
            <w:sz w:val="24"/>
            <w:szCs w:val="24"/>
          </w:rPr>
          <w:t>Overall beetle egg predation rates in the control (mean [95% CI]: 1.4 [0.4–2.4]) and the pheromone-treated plots (mean [95% CI]: 9.8 [2.7–15.9]) over a two-month period. Error bars represent standard errors. Asterisk denotes a significant difference between the treatment levels (</w:t>
        </w:r>
        <w:r>
          <w:rPr>
            <w:rFonts w:ascii="Times New Roman" w:eastAsia="Times New Roman" w:hAnsi="Times New Roman" w:cs="Times New Roman"/>
            <w:i/>
            <w:iCs/>
            <w:sz w:val="24"/>
            <w:szCs w:val="24"/>
          </w:rPr>
          <w:t>p</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&lt;</w:t>
        </w:r>
        <w:r>
          <w:rPr>
            <w:rFonts w:ascii="Times New Roman" w:eastAsia="Times New Roman" w:hAnsi="Times New Roman" w:cs="Times New Roman"/>
            <w:color w:val="000000"/>
            <w:sz w:val="24"/>
            <w:szCs w:val="24"/>
          </w:rPr>
          <w:t xml:space="preserve"> 0.05).</w:t>
        </w:r>
      </w:ins>
    </w:p>
    <w:p w14:paraId="0399AE09" w14:textId="09614BF2" w:rsidR="00720A45" w:rsidRDefault="00720A45" w:rsidP="00720A45">
      <w:pPr>
        <w:spacing w:line="480" w:lineRule="auto"/>
        <w:rPr>
          <w:rFonts w:ascii="Times New Roman" w:eastAsia="Times New Roman" w:hAnsi="Times New Roman" w:cs="Times New Roman"/>
          <w:color w:val="000000"/>
          <w:sz w:val="24"/>
          <w:szCs w:val="24"/>
        </w:rPr>
      </w:pPr>
      <w:del w:id="129" w:author="Laura Martinez" w:date="2026-07-17T12:46:00Z" w16du:dateUtc="2026-07-17T16:46:00Z">
        <w:r w:rsidDel="008F689C">
          <w:rPr>
            <w:rFonts w:ascii="Times New Roman" w:eastAsia="Times New Roman" w:hAnsi="Times New Roman" w:cs="Times New Roman"/>
            <w:color w:val="000000"/>
            <w:sz w:val="24"/>
            <w:szCs w:val="24"/>
          </w:rPr>
          <w:delText>Overall beetle egg predation rates in the control and the pheromone-treated plots over a two-month period. Error bars represent standard errors. Asterisk denotes a significant difference between the treatment levels (</w:delText>
        </w:r>
        <w:r w:rsidDel="008F689C">
          <w:rPr>
            <w:rFonts w:ascii="Times New Roman" w:eastAsia="Times New Roman" w:hAnsi="Times New Roman" w:cs="Times New Roman"/>
            <w:i/>
            <w:iCs/>
            <w:sz w:val="24"/>
            <w:szCs w:val="24"/>
          </w:rPr>
          <w:delText>p</w:delText>
        </w:r>
        <w:r w:rsidDel="008F689C">
          <w:rPr>
            <w:rFonts w:ascii="Times New Roman" w:eastAsia="Times New Roman" w:hAnsi="Times New Roman" w:cs="Times New Roman"/>
            <w:color w:val="000000"/>
            <w:sz w:val="24"/>
            <w:szCs w:val="24"/>
          </w:rPr>
          <w:delText xml:space="preserve"> </w:delText>
        </w:r>
        <w:r w:rsidDel="008F689C">
          <w:rPr>
            <w:rFonts w:ascii="Times New Roman" w:eastAsia="Times New Roman" w:hAnsi="Times New Roman" w:cs="Times New Roman"/>
            <w:sz w:val="24"/>
            <w:szCs w:val="24"/>
          </w:rPr>
          <w:delText>&lt;</w:delText>
        </w:r>
        <w:r w:rsidDel="008F689C">
          <w:rPr>
            <w:rFonts w:ascii="Times New Roman" w:eastAsia="Times New Roman" w:hAnsi="Times New Roman" w:cs="Times New Roman"/>
            <w:color w:val="000000"/>
            <w:sz w:val="24"/>
            <w:szCs w:val="24"/>
          </w:rPr>
          <w:delText xml:space="preserve"> 0.05).</w:delText>
        </w:r>
      </w:del>
    </w:p>
    <w:p w14:paraId="3A1183EF" w14:textId="5DD59AD3" w:rsidR="00B325DD" w:rsidRPr="00C9362C" w:rsidRDefault="00B325DD" w:rsidP="00720A45">
      <w:pPr>
        <w:spacing w:line="480" w:lineRule="auto"/>
        <w:rPr>
          <w:rFonts w:ascii="Times New Roman" w:eastAsia="Times New Roman" w:hAnsi="Times New Roman" w:cs="Times New Roman"/>
          <w:color w:val="000000"/>
          <w:sz w:val="24"/>
          <w:szCs w:val="24"/>
        </w:rPr>
      </w:pPr>
      <w:r w:rsidRPr="00C9362C">
        <w:rPr>
          <w:rFonts w:ascii="Times New Roman" w:eastAsia="Times New Roman" w:hAnsi="Times New Roman" w:cs="Times New Roman"/>
          <w:b/>
          <w:bCs/>
          <w:color w:val="000000"/>
          <w:sz w:val="24"/>
          <w:szCs w:val="24"/>
        </w:rPr>
        <w:t>Alt text 4:</w:t>
      </w:r>
      <w:r w:rsidR="000D6E37" w:rsidRPr="00C9362C">
        <w:rPr>
          <w:rFonts w:ascii="Times New Roman" w:eastAsia="Times New Roman" w:hAnsi="Times New Roman" w:cs="Times New Roman"/>
          <w:color w:val="000000"/>
          <w:sz w:val="24"/>
          <w:szCs w:val="24"/>
        </w:rPr>
        <w:t xml:space="preserve"> Predation rates of predators found in potato field. Rates represent eggs consumed every three days in control or pheromone treated plots. </w:t>
      </w:r>
    </w:p>
    <w:p w14:paraId="2E9B3AE1"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5.</w:t>
      </w:r>
      <w:r>
        <w:rPr>
          <w:rFonts w:ascii="Times New Roman" w:eastAsia="Times New Roman" w:hAnsi="Times New Roman" w:cs="Times New Roman"/>
          <w:sz w:val="24"/>
          <w:szCs w:val="24"/>
        </w:rPr>
        <w:t xml:space="preserve"> Percent of the Colorado potato beetle eggs consumed by five predator species/life stages when exposed to predator pheromone or control volatiles in greenhouse assays. Panels from left to right show </w:t>
      </w:r>
      <w:r>
        <w:rPr>
          <w:rFonts w:ascii="Times New Roman" w:eastAsia="Times New Roman" w:hAnsi="Times New Roman" w:cs="Times New Roman"/>
          <w:i/>
          <w:iCs/>
          <w:sz w:val="24"/>
          <w:szCs w:val="24"/>
        </w:rPr>
        <w:t>Coleomegilla maculata</w:t>
      </w:r>
      <w:r>
        <w:rPr>
          <w:rFonts w:ascii="Times New Roman" w:eastAsia="Times New Roman" w:hAnsi="Times New Roman" w:cs="Times New Roman"/>
          <w:sz w:val="24"/>
          <w:szCs w:val="24"/>
        </w:rPr>
        <w:t xml:space="preserve"> adults, </w:t>
      </w:r>
      <w:r>
        <w:rPr>
          <w:rFonts w:ascii="Times New Roman" w:eastAsia="Times New Roman" w:hAnsi="Times New Roman" w:cs="Times New Roman"/>
          <w:i/>
          <w:iCs/>
          <w:sz w:val="24"/>
          <w:szCs w:val="24"/>
        </w:rPr>
        <w:t>Chrysoperla rufilabris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Lebia grandis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Podisus maculiventris,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Coleomegilla maculata</w:t>
      </w:r>
      <w:r>
        <w:rPr>
          <w:rFonts w:ascii="Times New Roman" w:eastAsia="Times New Roman" w:hAnsi="Times New Roman" w:cs="Times New Roman"/>
          <w:sz w:val="24"/>
          <w:szCs w:val="24"/>
        </w:rPr>
        <w:t xml:space="preserve"> larvae. Error bars represent standard errors. Asterisks denote significant differences between treatment levels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 </w:t>
      </w:r>
    </w:p>
    <w:p w14:paraId="65E0DF24" w14:textId="298E2435" w:rsidR="00720A45" w:rsidRPr="00955798" w:rsidRDefault="00C9362C" w:rsidP="00720A45">
      <w:pPr>
        <w:spacing w:line="480" w:lineRule="auto"/>
        <w:rPr>
          <w:rFonts w:ascii="Times New Roman" w:eastAsia="Times New Roman" w:hAnsi="Times New Roman" w:cs="Times New Roman"/>
          <w:b/>
          <w:bCs/>
          <w:sz w:val="24"/>
          <w:szCs w:val="24"/>
        </w:rPr>
      </w:pPr>
      <w:r w:rsidRPr="00C9362C">
        <w:rPr>
          <w:rFonts w:ascii="Times New Roman" w:eastAsia="Times New Roman" w:hAnsi="Times New Roman" w:cs="Times New Roman"/>
          <w:b/>
          <w:bCs/>
          <w:sz w:val="24"/>
          <w:szCs w:val="24"/>
        </w:rPr>
        <w:t xml:space="preserve">Alt text 5: </w:t>
      </w:r>
      <w:r w:rsidR="00846978" w:rsidRPr="002B2F9B">
        <w:rPr>
          <w:rFonts w:ascii="Times New Roman" w:eastAsia="Times New Roman" w:hAnsi="Times New Roman" w:cs="Times New Roman"/>
          <w:sz w:val="24"/>
          <w:szCs w:val="24"/>
        </w:rPr>
        <w:t xml:space="preserve">Percent of Colorado potato beetle eggs consumed by predators in greenhouse assays. From right to left – </w:t>
      </w:r>
      <w:r w:rsidR="00846978" w:rsidRPr="002B2F9B">
        <w:rPr>
          <w:rFonts w:ascii="Times New Roman" w:eastAsia="Times New Roman" w:hAnsi="Times New Roman" w:cs="Times New Roman"/>
          <w:i/>
          <w:iCs/>
          <w:sz w:val="24"/>
          <w:szCs w:val="24"/>
        </w:rPr>
        <w:t>C</w:t>
      </w:r>
      <w:r w:rsidR="00DA2FDE" w:rsidRPr="002B2F9B">
        <w:rPr>
          <w:rFonts w:ascii="Times New Roman" w:eastAsia="Times New Roman" w:hAnsi="Times New Roman" w:cs="Times New Roman"/>
          <w:i/>
          <w:iCs/>
          <w:sz w:val="24"/>
          <w:szCs w:val="24"/>
        </w:rPr>
        <w:t>oleomegilla maculata</w:t>
      </w:r>
      <w:r w:rsidR="00DA2FDE" w:rsidRPr="002B2F9B">
        <w:rPr>
          <w:rFonts w:ascii="Times New Roman" w:eastAsia="Times New Roman" w:hAnsi="Times New Roman" w:cs="Times New Roman"/>
          <w:sz w:val="24"/>
          <w:szCs w:val="24"/>
        </w:rPr>
        <w:t xml:space="preserve"> adults, </w:t>
      </w:r>
      <w:r w:rsidR="00DA2FDE" w:rsidRPr="002B2F9B">
        <w:rPr>
          <w:rFonts w:ascii="Times New Roman" w:eastAsia="Times New Roman" w:hAnsi="Times New Roman" w:cs="Times New Roman"/>
          <w:i/>
          <w:iCs/>
          <w:sz w:val="24"/>
          <w:szCs w:val="24"/>
        </w:rPr>
        <w:t>Coleomegilla maculata</w:t>
      </w:r>
      <w:r w:rsidR="00DA2FDE" w:rsidRPr="002B2F9B">
        <w:rPr>
          <w:rFonts w:ascii="Times New Roman" w:eastAsia="Times New Roman" w:hAnsi="Times New Roman" w:cs="Times New Roman"/>
          <w:sz w:val="24"/>
          <w:szCs w:val="24"/>
        </w:rPr>
        <w:t xml:space="preserve"> larvae, </w:t>
      </w:r>
      <w:r w:rsidR="00DA2FDE" w:rsidRPr="002B2F9B">
        <w:rPr>
          <w:rFonts w:ascii="Times New Roman" w:eastAsia="Times New Roman" w:hAnsi="Times New Roman" w:cs="Times New Roman"/>
          <w:i/>
          <w:iCs/>
          <w:sz w:val="24"/>
          <w:szCs w:val="24"/>
        </w:rPr>
        <w:t>Lebia grandis</w:t>
      </w:r>
      <w:r w:rsidR="00DA2FDE" w:rsidRPr="002B2F9B">
        <w:rPr>
          <w:rFonts w:ascii="Times New Roman" w:eastAsia="Times New Roman" w:hAnsi="Times New Roman" w:cs="Times New Roman"/>
          <w:sz w:val="24"/>
          <w:szCs w:val="24"/>
        </w:rPr>
        <w:t xml:space="preserve">, </w:t>
      </w:r>
      <w:r w:rsidR="00DA2FDE" w:rsidRPr="002B2F9B">
        <w:rPr>
          <w:rFonts w:ascii="Times New Roman" w:eastAsia="Times New Roman" w:hAnsi="Times New Roman" w:cs="Times New Roman"/>
          <w:i/>
          <w:iCs/>
          <w:sz w:val="24"/>
          <w:szCs w:val="24"/>
        </w:rPr>
        <w:t>Chrysoperla ru</w:t>
      </w:r>
      <w:r w:rsidR="002B2F9B" w:rsidRPr="002B2F9B">
        <w:rPr>
          <w:rFonts w:ascii="Times New Roman" w:eastAsia="Times New Roman" w:hAnsi="Times New Roman" w:cs="Times New Roman"/>
          <w:i/>
          <w:iCs/>
          <w:sz w:val="24"/>
          <w:szCs w:val="24"/>
        </w:rPr>
        <w:t>fiabris</w:t>
      </w:r>
      <w:r w:rsidR="002B2F9B" w:rsidRPr="002B2F9B">
        <w:rPr>
          <w:rFonts w:ascii="Times New Roman" w:eastAsia="Times New Roman" w:hAnsi="Times New Roman" w:cs="Times New Roman"/>
          <w:sz w:val="24"/>
          <w:szCs w:val="24"/>
        </w:rPr>
        <w:t xml:space="preserve">, </w:t>
      </w:r>
      <w:r w:rsidR="002B2F9B" w:rsidRPr="002B2F9B">
        <w:rPr>
          <w:rFonts w:ascii="Times New Roman" w:eastAsia="Times New Roman" w:hAnsi="Times New Roman" w:cs="Times New Roman"/>
          <w:i/>
          <w:iCs/>
          <w:sz w:val="24"/>
          <w:szCs w:val="24"/>
        </w:rPr>
        <w:t>Podisus maculiventris.</w:t>
      </w:r>
    </w:p>
    <w:tbl>
      <w:tblPr>
        <w:tblStyle w:val="a"/>
        <w:tblW w:w="8995"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065"/>
        <w:gridCol w:w="2430"/>
        <w:gridCol w:w="1620"/>
        <w:gridCol w:w="990"/>
        <w:gridCol w:w="1890"/>
      </w:tblGrid>
      <w:tr w:rsidR="00720A45" w14:paraId="4AFE3C58" w14:textId="77777777" w:rsidTr="00747C6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30F07F3E" w14:textId="77777777" w:rsidR="00720A45" w:rsidRDefault="00720A45" w:rsidP="00747C6B">
            <w:pPr>
              <w:jc w:val="center"/>
              <w:rPr>
                <w:rFonts w:ascii="Times New Roman" w:eastAsia="Times New Roman" w:hAnsi="Times New Roman" w:cs="Times New Roman"/>
              </w:rPr>
            </w:pPr>
            <w:r>
              <w:rPr>
                <w:rFonts w:ascii="Times New Roman" w:eastAsia="Times New Roman" w:hAnsi="Times New Roman" w:cs="Times New Roman"/>
                <w:b w:val="0"/>
                <w:bCs w:val="0"/>
              </w:rPr>
              <w:lastRenderedPageBreak/>
              <w:t>Taxonomic group</w:t>
            </w:r>
          </w:p>
        </w:tc>
        <w:tc>
          <w:tcPr>
            <w:tcW w:w="2430" w:type="dxa"/>
            <w:shd w:val="clear" w:color="auto" w:fill="FFFFFF"/>
          </w:tcPr>
          <w:p w14:paraId="154E3D7A"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Control /</w:t>
            </w:r>
          </w:p>
          <w:p w14:paraId="75991D86"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Pheromone ratio</w:t>
            </w:r>
          </w:p>
        </w:tc>
        <w:tc>
          <w:tcPr>
            <w:tcW w:w="1620" w:type="dxa"/>
            <w:shd w:val="clear" w:color="auto" w:fill="FFFFFF"/>
          </w:tcPr>
          <w:p w14:paraId="0E0EA454"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rPr>
              <w:t>SE</w:t>
            </w:r>
          </w:p>
        </w:tc>
        <w:tc>
          <w:tcPr>
            <w:tcW w:w="990" w:type="dxa"/>
            <w:shd w:val="clear" w:color="auto" w:fill="FFFFFF"/>
          </w:tcPr>
          <w:p w14:paraId="62C2EDB9"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i/>
                <w:iCs/>
              </w:rPr>
              <w:t>Z</w:t>
            </w:r>
          </w:p>
        </w:tc>
        <w:tc>
          <w:tcPr>
            <w:tcW w:w="1890" w:type="dxa"/>
            <w:shd w:val="clear" w:color="auto" w:fill="FFFFFF"/>
          </w:tcPr>
          <w:p w14:paraId="6B26CFC9"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val="0"/>
                <w:bCs w:val="0"/>
                <w:i/>
                <w:iCs/>
              </w:rPr>
              <w:t>p</w:t>
            </w:r>
            <w:r>
              <w:rPr>
                <w:rFonts w:ascii="Times New Roman" w:eastAsia="Times New Roman" w:hAnsi="Times New Roman" w:cs="Times New Roman"/>
                <w:b w:val="0"/>
                <w:bCs w:val="0"/>
              </w:rPr>
              <w:t>-value</w:t>
            </w:r>
          </w:p>
        </w:tc>
      </w:tr>
      <w:tr w:rsidR="00720A45" w14:paraId="29CF759E"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165DCC38"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Aphididae</w:t>
            </w:r>
          </w:p>
        </w:tc>
        <w:tc>
          <w:tcPr>
            <w:tcW w:w="2430" w:type="dxa"/>
            <w:shd w:val="clear" w:color="auto" w:fill="FFFFFF"/>
          </w:tcPr>
          <w:p w14:paraId="2770486D"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1.10</w:t>
            </w:r>
          </w:p>
        </w:tc>
        <w:tc>
          <w:tcPr>
            <w:tcW w:w="1620" w:type="dxa"/>
            <w:shd w:val="clear" w:color="auto" w:fill="FFFFFF"/>
          </w:tcPr>
          <w:p w14:paraId="19974D6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5C8106B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1.09</w:t>
            </w:r>
          </w:p>
        </w:tc>
        <w:tc>
          <w:tcPr>
            <w:tcW w:w="1890" w:type="dxa"/>
            <w:shd w:val="clear" w:color="auto" w:fill="FFFFFF"/>
          </w:tcPr>
          <w:p w14:paraId="5CEA767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0.28</w:t>
            </w:r>
          </w:p>
        </w:tc>
      </w:tr>
      <w:tr w:rsidR="00720A45" w14:paraId="09B17EA9"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16E005B1"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Cicadellidae</w:t>
            </w:r>
          </w:p>
        </w:tc>
        <w:tc>
          <w:tcPr>
            <w:tcW w:w="2430" w:type="dxa"/>
            <w:shd w:val="clear" w:color="auto" w:fill="FFFFFF"/>
          </w:tcPr>
          <w:p w14:paraId="2B47223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1.07</w:t>
            </w:r>
          </w:p>
        </w:tc>
        <w:tc>
          <w:tcPr>
            <w:tcW w:w="1620" w:type="dxa"/>
            <w:shd w:val="clear" w:color="auto" w:fill="FFFFFF"/>
          </w:tcPr>
          <w:p w14:paraId="62F8FD7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0.07</w:t>
            </w:r>
          </w:p>
        </w:tc>
        <w:tc>
          <w:tcPr>
            <w:tcW w:w="990" w:type="dxa"/>
            <w:shd w:val="clear" w:color="auto" w:fill="FFFFFF"/>
          </w:tcPr>
          <w:p w14:paraId="052165E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1.04</w:t>
            </w:r>
          </w:p>
        </w:tc>
        <w:tc>
          <w:tcPr>
            <w:tcW w:w="1890" w:type="dxa"/>
            <w:shd w:val="clear" w:color="auto" w:fill="FFFFFF"/>
          </w:tcPr>
          <w:p w14:paraId="6D4EF8F3"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0.29</w:t>
            </w:r>
          </w:p>
        </w:tc>
      </w:tr>
      <w:tr w:rsidR="00720A45" w14:paraId="278A0ECA"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7954E0F3"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Galerucinae</w:t>
            </w:r>
          </w:p>
        </w:tc>
        <w:tc>
          <w:tcPr>
            <w:tcW w:w="2430" w:type="dxa"/>
            <w:shd w:val="clear" w:color="auto" w:fill="FFFFFF"/>
          </w:tcPr>
          <w:p w14:paraId="4846B606"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0.93</w:t>
            </w:r>
          </w:p>
        </w:tc>
        <w:tc>
          <w:tcPr>
            <w:tcW w:w="1620" w:type="dxa"/>
            <w:shd w:val="clear" w:color="auto" w:fill="FFFFFF"/>
          </w:tcPr>
          <w:p w14:paraId="5BC1E5C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389A2A0A"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-0.72</w:t>
            </w:r>
          </w:p>
        </w:tc>
        <w:tc>
          <w:tcPr>
            <w:tcW w:w="1890" w:type="dxa"/>
            <w:shd w:val="clear" w:color="auto" w:fill="FFFFFF"/>
          </w:tcPr>
          <w:p w14:paraId="0D4B946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0.47</w:t>
            </w:r>
          </w:p>
        </w:tc>
      </w:tr>
      <w:tr w:rsidR="00720A45" w14:paraId="5A7B26B5" w14:textId="77777777" w:rsidTr="00747C6B">
        <w:trPr>
          <w:trHeight w:val="290"/>
        </w:trPr>
        <w:tc>
          <w:tcPr>
            <w:cnfStyle w:val="001000000000" w:firstRow="0" w:lastRow="0" w:firstColumn="1" w:lastColumn="0" w:oddVBand="0" w:evenVBand="0" w:oddHBand="0" w:evenHBand="0" w:firstRowFirstColumn="0" w:firstRowLastColumn="0" w:lastRowFirstColumn="0" w:lastRowLastColumn="0"/>
            <w:tcW w:w="2065" w:type="dxa"/>
            <w:shd w:val="clear" w:color="auto" w:fill="FFFFFF"/>
          </w:tcPr>
          <w:p w14:paraId="76661227"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Miridae</w:t>
            </w:r>
          </w:p>
        </w:tc>
        <w:tc>
          <w:tcPr>
            <w:tcW w:w="2430" w:type="dxa"/>
            <w:shd w:val="clear" w:color="auto" w:fill="FFFFFF"/>
          </w:tcPr>
          <w:p w14:paraId="44D359E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1.10</w:t>
            </w:r>
          </w:p>
        </w:tc>
        <w:tc>
          <w:tcPr>
            <w:tcW w:w="1620" w:type="dxa"/>
            <w:shd w:val="clear" w:color="auto" w:fill="FFFFFF"/>
          </w:tcPr>
          <w:p w14:paraId="7B2CD6F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0.09</w:t>
            </w:r>
          </w:p>
        </w:tc>
        <w:tc>
          <w:tcPr>
            <w:tcW w:w="990" w:type="dxa"/>
            <w:shd w:val="clear" w:color="auto" w:fill="FFFFFF"/>
          </w:tcPr>
          <w:p w14:paraId="023EEE9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0.14</w:t>
            </w:r>
          </w:p>
        </w:tc>
        <w:tc>
          <w:tcPr>
            <w:tcW w:w="1890" w:type="dxa"/>
            <w:shd w:val="clear" w:color="auto" w:fill="FFFFFF"/>
          </w:tcPr>
          <w:p w14:paraId="4352CC79"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0.89</w:t>
            </w:r>
          </w:p>
        </w:tc>
      </w:tr>
    </w:tbl>
    <w:p w14:paraId="0E5D1F48" w14:textId="77777777" w:rsidR="00720A45" w:rsidRDefault="00720A45">
      <w:pPr>
        <w:spacing w:line="480" w:lineRule="auto"/>
        <w:rPr>
          <w:rFonts w:ascii="Times New Roman" w:eastAsia="Times New Roman" w:hAnsi="Times New Roman" w:cs="Times New Roman"/>
          <w:b/>
          <w:bCs/>
        </w:rPr>
      </w:pPr>
    </w:p>
    <w:p w14:paraId="2A10EE16" w14:textId="77777777" w:rsidR="00720A45" w:rsidRDefault="00720A45" w:rsidP="00720A4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1. </w:t>
      </w:r>
      <w:r>
        <w:rPr>
          <w:rFonts w:ascii="Times New Roman" w:eastAsia="Times New Roman" w:hAnsi="Times New Roman" w:cs="Times New Roman"/>
          <w:sz w:val="24"/>
          <w:szCs w:val="24"/>
        </w:rPr>
        <w:t>Control /pheromone abundance ratios (± SE) for dominant herbivore taxa. Ratios were estimated from generalized linear mixed models; values significantly different from 1 would indicate treatment effects. No significant differences were detected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w:t>
      </w:r>
    </w:p>
    <w:p w14:paraId="3CB81B7D" w14:textId="77777777" w:rsidR="00720A45" w:rsidRDefault="00720A45" w:rsidP="00720A45">
      <w:pPr>
        <w:spacing w:line="480" w:lineRule="auto"/>
        <w:rPr>
          <w:sz w:val="24"/>
          <w:szCs w:val="24"/>
        </w:rPr>
      </w:pPr>
    </w:p>
    <w:tbl>
      <w:tblPr>
        <w:tblStyle w:val="a0"/>
        <w:tblW w:w="9350" w:type="dxa"/>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870"/>
        <w:gridCol w:w="1870"/>
        <w:gridCol w:w="1870"/>
        <w:gridCol w:w="1870"/>
        <w:gridCol w:w="1870"/>
      </w:tblGrid>
      <w:tr w:rsidR="00720A45" w14:paraId="7588673F" w14:textId="77777777" w:rsidTr="0074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3DB8AAF" w14:textId="77777777" w:rsidR="00720A45" w:rsidRDefault="00720A45" w:rsidP="00747C6B">
            <w:pPr>
              <w:jc w:val="center"/>
              <w:rPr>
                <w:rFonts w:ascii="Times New Roman" w:eastAsia="Times New Roman" w:hAnsi="Times New Roman" w:cs="Times New Roman"/>
                <w:i/>
                <w:iCs/>
              </w:rPr>
            </w:pPr>
            <w:r>
              <w:rPr>
                <w:rFonts w:ascii="Times New Roman" w:eastAsia="Times New Roman" w:hAnsi="Times New Roman" w:cs="Times New Roman"/>
                <w:b w:val="0"/>
                <w:bCs w:val="0"/>
              </w:rPr>
              <w:t>Taxonomic Group</w:t>
            </w:r>
          </w:p>
        </w:tc>
        <w:tc>
          <w:tcPr>
            <w:tcW w:w="1870" w:type="dxa"/>
            <w:tcBorders>
              <w:top w:val="single" w:sz="4" w:space="0" w:color="000000"/>
              <w:left w:val="single" w:sz="4" w:space="0" w:color="000000"/>
              <w:bottom w:val="single" w:sz="4" w:space="0" w:color="000000"/>
              <w:right w:val="single" w:sz="4" w:space="0" w:color="000000"/>
            </w:tcBorders>
          </w:tcPr>
          <w:p w14:paraId="38641EB6"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rPr>
              <w:t>Control / Pheromone ratio</w:t>
            </w:r>
          </w:p>
        </w:tc>
        <w:tc>
          <w:tcPr>
            <w:tcW w:w="1870" w:type="dxa"/>
            <w:tcBorders>
              <w:top w:val="single" w:sz="4" w:space="0" w:color="000000"/>
              <w:left w:val="single" w:sz="4" w:space="0" w:color="000000"/>
              <w:bottom w:val="single" w:sz="4" w:space="0" w:color="000000"/>
              <w:right w:val="single" w:sz="4" w:space="0" w:color="000000"/>
            </w:tcBorders>
          </w:tcPr>
          <w:p w14:paraId="73FAFC5D"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rPr>
              <w:t>SE</w:t>
            </w:r>
          </w:p>
        </w:tc>
        <w:tc>
          <w:tcPr>
            <w:tcW w:w="1870" w:type="dxa"/>
            <w:tcBorders>
              <w:top w:val="single" w:sz="4" w:space="0" w:color="000000"/>
              <w:left w:val="single" w:sz="4" w:space="0" w:color="000000"/>
              <w:bottom w:val="single" w:sz="4" w:space="0" w:color="000000"/>
              <w:right w:val="single" w:sz="4" w:space="0" w:color="000000"/>
            </w:tcBorders>
          </w:tcPr>
          <w:p w14:paraId="7EB06A3A"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b w:val="0"/>
                <w:bCs w:val="0"/>
                <w:i/>
                <w:iCs/>
              </w:rPr>
              <w:t>Z</w:t>
            </w:r>
          </w:p>
        </w:tc>
        <w:tc>
          <w:tcPr>
            <w:tcW w:w="1870" w:type="dxa"/>
            <w:tcBorders>
              <w:top w:val="single" w:sz="4" w:space="0" w:color="000000"/>
              <w:left w:val="single" w:sz="4" w:space="0" w:color="000000"/>
              <w:bottom w:val="single" w:sz="4" w:space="0" w:color="000000"/>
              <w:right w:val="single" w:sz="4" w:space="0" w:color="000000"/>
            </w:tcBorders>
          </w:tcPr>
          <w:p w14:paraId="50E82962" w14:textId="77777777" w:rsidR="00720A45" w:rsidRDefault="00720A45" w:rsidP="00747C6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i/>
                <w:iCs/>
              </w:rPr>
              <w:t>p</w:t>
            </w:r>
            <w:r>
              <w:rPr>
                <w:rFonts w:ascii="Times New Roman" w:eastAsia="Times New Roman" w:hAnsi="Times New Roman" w:cs="Times New Roman"/>
                <w:b w:val="0"/>
                <w:bCs w:val="0"/>
              </w:rPr>
              <w:t>-value</w:t>
            </w:r>
          </w:p>
        </w:tc>
      </w:tr>
      <w:tr w:rsidR="00720A45" w14:paraId="52104131"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0CEDC324"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Anthocoridae</w:t>
            </w:r>
          </w:p>
        </w:tc>
        <w:tc>
          <w:tcPr>
            <w:tcW w:w="1870" w:type="dxa"/>
            <w:tcBorders>
              <w:top w:val="single" w:sz="4" w:space="0" w:color="000000"/>
              <w:left w:val="single" w:sz="4" w:space="0" w:color="000000"/>
              <w:bottom w:val="single" w:sz="4" w:space="0" w:color="000000"/>
              <w:right w:val="single" w:sz="4" w:space="0" w:color="000000"/>
            </w:tcBorders>
          </w:tcPr>
          <w:p w14:paraId="1863FB3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1.11</w:t>
            </w:r>
          </w:p>
        </w:tc>
        <w:tc>
          <w:tcPr>
            <w:tcW w:w="1870" w:type="dxa"/>
            <w:tcBorders>
              <w:top w:val="single" w:sz="4" w:space="0" w:color="000000"/>
              <w:left w:val="single" w:sz="4" w:space="0" w:color="000000"/>
              <w:bottom w:val="single" w:sz="4" w:space="0" w:color="000000"/>
              <w:right w:val="single" w:sz="4" w:space="0" w:color="000000"/>
            </w:tcBorders>
          </w:tcPr>
          <w:p w14:paraId="4EAA5815"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0.17</w:t>
            </w:r>
          </w:p>
        </w:tc>
        <w:tc>
          <w:tcPr>
            <w:tcW w:w="1870" w:type="dxa"/>
            <w:tcBorders>
              <w:top w:val="single" w:sz="4" w:space="0" w:color="000000"/>
              <w:left w:val="single" w:sz="4" w:space="0" w:color="000000"/>
              <w:bottom w:val="single" w:sz="4" w:space="0" w:color="000000"/>
              <w:right w:val="single" w:sz="4" w:space="0" w:color="000000"/>
            </w:tcBorders>
          </w:tcPr>
          <w:p w14:paraId="7802004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0.69</w:t>
            </w:r>
          </w:p>
        </w:tc>
        <w:tc>
          <w:tcPr>
            <w:tcW w:w="1870" w:type="dxa"/>
            <w:tcBorders>
              <w:top w:val="single" w:sz="4" w:space="0" w:color="000000"/>
              <w:left w:val="single" w:sz="4" w:space="0" w:color="000000"/>
              <w:bottom w:val="single" w:sz="4" w:space="0" w:color="000000"/>
              <w:right w:val="single" w:sz="4" w:space="0" w:color="000000"/>
            </w:tcBorders>
          </w:tcPr>
          <w:p w14:paraId="7FD2B900"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0.49</w:t>
            </w:r>
          </w:p>
        </w:tc>
      </w:tr>
      <w:tr w:rsidR="00720A45" w14:paraId="2404D605"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54A1C8F2"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Araneidae</w:t>
            </w:r>
          </w:p>
        </w:tc>
        <w:tc>
          <w:tcPr>
            <w:tcW w:w="1870" w:type="dxa"/>
            <w:tcBorders>
              <w:top w:val="single" w:sz="4" w:space="0" w:color="000000"/>
              <w:left w:val="single" w:sz="4" w:space="0" w:color="000000"/>
              <w:bottom w:val="single" w:sz="4" w:space="0" w:color="000000"/>
              <w:right w:val="single" w:sz="4" w:space="0" w:color="000000"/>
            </w:tcBorders>
          </w:tcPr>
          <w:p w14:paraId="5DA6C514"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0.81</w:t>
            </w:r>
          </w:p>
        </w:tc>
        <w:tc>
          <w:tcPr>
            <w:tcW w:w="1870" w:type="dxa"/>
            <w:tcBorders>
              <w:top w:val="single" w:sz="4" w:space="0" w:color="000000"/>
              <w:left w:val="single" w:sz="4" w:space="0" w:color="000000"/>
              <w:bottom w:val="single" w:sz="4" w:space="0" w:color="000000"/>
              <w:right w:val="single" w:sz="4" w:space="0" w:color="000000"/>
            </w:tcBorders>
          </w:tcPr>
          <w:p w14:paraId="61E36FF3"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0.25</w:t>
            </w:r>
          </w:p>
        </w:tc>
        <w:tc>
          <w:tcPr>
            <w:tcW w:w="1870" w:type="dxa"/>
            <w:tcBorders>
              <w:top w:val="single" w:sz="4" w:space="0" w:color="000000"/>
              <w:left w:val="single" w:sz="4" w:space="0" w:color="000000"/>
              <w:bottom w:val="single" w:sz="4" w:space="0" w:color="000000"/>
              <w:right w:val="single" w:sz="4" w:space="0" w:color="000000"/>
            </w:tcBorders>
          </w:tcPr>
          <w:p w14:paraId="6D4A9564"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-0.68</w:t>
            </w:r>
          </w:p>
        </w:tc>
        <w:tc>
          <w:tcPr>
            <w:tcW w:w="1870" w:type="dxa"/>
            <w:tcBorders>
              <w:top w:val="single" w:sz="4" w:space="0" w:color="000000"/>
              <w:left w:val="single" w:sz="4" w:space="0" w:color="000000"/>
              <w:bottom w:val="single" w:sz="4" w:space="0" w:color="000000"/>
              <w:right w:val="single" w:sz="4" w:space="0" w:color="000000"/>
            </w:tcBorders>
          </w:tcPr>
          <w:p w14:paraId="61520E8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0.50</w:t>
            </w:r>
          </w:p>
        </w:tc>
      </w:tr>
      <w:tr w:rsidR="00720A45" w14:paraId="0F9F3919"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68934A64"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Coccinellidae</w:t>
            </w:r>
          </w:p>
        </w:tc>
        <w:tc>
          <w:tcPr>
            <w:tcW w:w="1870" w:type="dxa"/>
            <w:tcBorders>
              <w:top w:val="single" w:sz="4" w:space="0" w:color="000000"/>
              <w:left w:val="single" w:sz="4" w:space="0" w:color="000000"/>
              <w:bottom w:val="single" w:sz="4" w:space="0" w:color="000000"/>
              <w:right w:val="single" w:sz="4" w:space="0" w:color="000000"/>
            </w:tcBorders>
          </w:tcPr>
          <w:p w14:paraId="7599D09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0.99</w:t>
            </w:r>
          </w:p>
        </w:tc>
        <w:tc>
          <w:tcPr>
            <w:tcW w:w="1870" w:type="dxa"/>
            <w:tcBorders>
              <w:top w:val="single" w:sz="4" w:space="0" w:color="000000"/>
              <w:left w:val="single" w:sz="4" w:space="0" w:color="000000"/>
              <w:bottom w:val="single" w:sz="4" w:space="0" w:color="000000"/>
              <w:right w:val="single" w:sz="4" w:space="0" w:color="000000"/>
            </w:tcBorders>
          </w:tcPr>
          <w:p w14:paraId="28E4312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0.09</w:t>
            </w:r>
          </w:p>
        </w:tc>
        <w:tc>
          <w:tcPr>
            <w:tcW w:w="1870" w:type="dxa"/>
            <w:tcBorders>
              <w:top w:val="single" w:sz="4" w:space="0" w:color="000000"/>
              <w:left w:val="single" w:sz="4" w:space="0" w:color="000000"/>
              <w:bottom w:val="single" w:sz="4" w:space="0" w:color="000000"/>
              <w:right w:val="single" w:sz="4" w:space="0" w:color="000000"/>
            </w:tcBorders>
          </w:tcPr>
          <w:p w14:paraId="553DBDF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-0.14</w:t>
            </w:r>
          </w:p>
        </w:tc>
        <w:tc>
          <w:tcPr>
            <w:tcW w:w="1870" w:type="dxa"/>
            <w:tcBorders>
              <w:top w:val="single" w:sz="4" w:space="0" w:color="000000"/>
              <w:left w:val="single" w:sz="4" w:space="0" w:color="000000"/>
              <w:bottom w:val="single" w:sz="4" w:space="0" w:color="000000"/>
              <w:right w:val="single" w:sz="4" w:space="0" w:color="000000"/>
            </w:tcBorders>
          </w:tcPr>
          <w:p w14:paraId="3CAE8E8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0.89</w:t>
            </w:r>
          </w:p>
        </w:tc>
      </w:tr>
      <w:tr w:rsidR="00720A45" w14:paraId="046EDD5A" w14:textId="77777777" w:rsidTr="00747C6B">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6A5E3C50"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Nabidae</w:t>
            </w:r>
          </w:p>
        </w:tc>
        <w:tc>
          <w:tcPr>
            <w:tcW w:w="1870" w:type="dxa"/>
            <w:tcBorders>
              <w:top w:val="single" w:sz="4" w:space="0" w:color="000000"/>
              <w:left w:val="single" w:sz="4" w:space="0" w:color="000000"/>
              <w:bottom w:val="single" w:sz="4" w:space="0" w:color="000000"/>
              <w:right w:val="single" w:sz="4" w:space="0" w:color="000000"/>
            </w:tcBorders>
          </w:tcPr>
          <w:p w14:paraId="3C3CA6C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0.92</w:t>
            </w:r>
          </w:p>
        </w:tc>
        <w:tc>
          <w:tcPr>
            <w:tcW w:w="1870" w:type="dxa"/>
            <w:tcBorders>
              <w:top w:val="single" w:sz="4" w:space="0" w:color="000000"/>
              <w:left w:val="single" w:sz="4" w:space="0" w:color="000000"/>
              <w:bottom w:val="single" w:sz="4" w:space="0" w:color="000000"/>
              <w:right w:val="single" w:sz="4" w:space="0" w:color="000000"/>
            </w:tcBorders>
          </w:tcPr>
          <w:p w14:paraId="7DD7C2DD"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0.24</w:t>
            </w:r>
          </w:p>
        </w:tc>
        <w:tc>
          <w:tcPr>
            <w:tcW w:w="1870" w:type="dxa"/>
            <w:tcBorders>
              <w:top w:val="single" w:sz="4" w:space="0" w:color="000000"/>
              <w:left w:val="single" w:sz="4" w:space="0" w:color="000000"/>
              <w:bottom w:val="single" w:sz="4" w:space="0" w:color="000000"/>
              <w:right w:val="single" w:sz="4" w:space="0" w:color="000000"/>
            </w:tcBorders>
          </w:tcPr>
          <w:p w14:paraId="595B818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-0.33</w:t>
            </w:r>
          </w:p>
        </w:tc>
        <w:tc>
          <w:tcPr>
            <w:tcW w:w="1870" w:type="dxa"/>
            <w:tcBorders>
              <w:top w:val="single" w:sz="4" w:space="0" w:color="000000"/>
              <w:left w:val="single" w:sz="4" w:space="0" w:color="000000"/>
              <w:bottom w:val="single" w:sz="4" w:space="0" w:color="000000"/>
              <w:right w:val="single" w:sz="4" w:space="0" w:color="000000"/>
            </w:tcBorders>
          </w:tcPr>
          <w:p w14:paraId="26862CBC"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0.74</w:t>
            </w:r>
          </w:p>
        </w:tc>
      </w:tr>
      <w:tr w:rsidR="00720A45" w14:paraId="3BC921D3" w14:textId="77777777" w:rsidTr="00747C6B">
        <w:trPr>
          <w:trHeight w:val="269"/>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C2E69E3"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Neuroptera</w:t>
            </w:r>
          </w:p>
        </w:tc>
        <w:tc>
          <w:tcPr>
            <w:tcW w:w="1870" w:type="dxa"/>
            <w:tcBorders>
              <w:top w:val="single" w:sz="4" w:space="0" w:color="000000"/>
              <w:left w:val="single" w:sz="4" w:space="0" w:color="000000"/>
              <w:bottom w:val="single" w:sz="4" w:space="0" w:color="000000"/>
              <w:right w:val="single" w:sz="4" w:space="0" w:color="000000"/>
            </w:tcBorders>
          </w:tcPr>
          <w:p w14:paraId="0BA0F90B"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1.12</w:t>
            </w:r>
          </w:p>
        </w:tc>
        <w:tc>
          <w:tcPr>
            <w:tcW w:w="1870" w:type="dxa"/>
            <w:tcBorders>
              <w:top w:val="single" w:sz="4" w:space="0" w:color="000000"/>
              <w:left w:val="single" w:sz="4" w:space="0" w:color="000000"/>
              <w:bottom w:val="single" w:sz="4" w:space="0" w:color="000000"/>
              <w:right w:val="single" w:sz="4" w:space="0" w:color="000000"/>
            </w:tcBorders>
          </w:tcPr>
          <w:p w14:paraId="397ECABA"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0.35</w:t>
            </w:r>
          </w:p>
        </w:tc>
        <w:tc>
          <w:tcPr>
            <w:tcW w:w="1870" w:type="dxa"/>
            <w:tcBorders>
              <w:top w:val="single" w:sz="4" w:space="0" w:color="000000"/>
              <w:left w:val="single" w:sz="4" w:space="0" w:color="000000"/>
              <w:bottom w:val="single" w:sz="4" w:space="0" w:color="000000"/>
              <w:right w:val="single" w:sz="4" w:space="0" w:color="000000"/>
            </w:tcBorders>
          </w:tcPr>
          <w:p w14:paraId="50341018"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0.46</w:t>
            </w:r>
          </w:p>
        </w:tc>
        <w:tc>
          <w:tcPr>
            <w:tcW w:w="1870" w:type="dxa"/>
            <w:tcBorders>
              <w:top w:val="single" w:sz="4" w:space="0" w:color="000000"/>
              <w:left w:val="single" w:sz="4" w:space="0" w:color="000000"/>
              <w:bottom w:val="single" w:sz="4" w:space="0" w:color="000000"/>
              <w:right w:val="single" w:sz="4" w:space="0" w:color="000000"/>
            </w:tcBorders>
          </w:tcPr>
          <w:p w14:paraId="785A5057"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rPr>
            </w:pPr>
            <w:r>
              <w:rPr>
                <w:rFonts w:ascii="Times New Roman" w:eastAsia="Times New Roman" w:hAnsi="Times New Roman" w:cs="Times New Roman"/>
              </w:rPr>
              <w:t>0.65</w:t>
            </w:r>
          </w:p>
        </w:tc>
      </w:tr>
      <w:tr w:rsidR="00720A45" w14:paraId="467293CD" w14:textId="77777777" w:rsidTr="00747C6B">
        <w:trPr>
          <w:trHeight w:val="26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000000"/>
              <w:left w:val="single" w:sz="4" w:space="0" w:color="000000"/>
              <w:bottom w:val="single" w:sz="4" w:space="0" w:color="000000"/>
              <w:right w:val="single" w:sz="4" w:space="0" w:color="000000"/>
            </w:tcBorders>
          </w:tcPr>
          <w:p w14:paraId="2E237E2F" w14:textId="77777777" w:rsidR="00720A45" w:rsidRDefault="00720A45" w:rsidP="00747C6B">
            <w:pPr>
              <w:spacing w:line="360" w:lineRule="auto"/>
              <w:rPr>
                <w:rFonts w:ascii="Times New Roman" w:eastAsia="Times New Roman" w:hAnsi="Times New Roman" w:cs="Times New Roman"/>
                <w:i/>
                <w:iCs/>
              </w:rPr>
            </w:pPr>
            <w:r>
              <w:rPr>
                <w:rFonts w:ascii="Times New Roman" w:eastAsia="Times New Roman" w:hAnsi="Times New Roman" w:cs="Times New Roman"/>
                <w:b w:val="0"/>
                <w:bCs w:val="0"/>
                <w:i/>
                <w:iCs/>
              </w:rPr>
              <w:t>Podisus</w:t>
            </w:r>
          </w:p>
        </w:tc>
        <w:tc>
          <w:tcPr>
            <w:tcW w:w="1870" w:type="dxa"/>
            <w:tcBorders>
              <w:top w:val="single" w:sz="4" w:space="0" w:color="000000"/>
              <w:left w:val="single" w:sz="4" w:space="0" w:color="000000"/>
              <w:bottom w:val="single" w:sz="4" w:space="0" w:color="000000"/>
              <w:right w:val="single" w:sz="4" w:space="0" w:color="000000"/>
            </w:tcBorders>
          </w:tcPr>
          <w:p w14:paraId="22ACA572"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1.11</w:t>
            </w:r>
          </w:p>
        </w:tc>
        <w:tc>
          <w:tcPr>
            <w:tcW w:w="1870" w:type="dxa"/>
            <w:tcBorders>
              <w:top w:val="single" w:sz="4" w:space="0" w:color="000000"/>
              <w:left w:val="single" w:sz="4" w:space="0" w:color="000000"/>
              <w:bottom w:val="single" w:sz="4" w:space="0" w:color="000000"/>
              <w:right w:val="single" w:sz="4" w:space="0" w:color="000000"/>
            </w:tcBorders>
          </w:tcPr>
          <w:p w14:paraId="5453CE1F"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0.38</w:t>
            </w:r>
          </w:p>
        </w:tc>
        <w:tc>
          <w:tcPr>
            <w:tcW w:w="1870" w:type="dxa"/>
            <w:tcBorders>
              <w:top w:val="single" w:sz="4" w:space="0" w:color="000000"/>
              <w:left w:val="single" w:sz="4" w:space="0" w:color="000000"/>
              <w:bottom w:val="single" w:sz="4" w:space="0" w:color="000000"/>
              <w:right w:val="single" w:sz="4" w:space="0" w:color="000000"/>
            </w:tcBorders>
          </w:tcPr>
          <w:p w14:paraId="2E174E95"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0.36</w:t>
            </w:r>
          </w:p>
        </w:tc>
        <w:tc>
          <w:tcPr>
            <w:tcW w:w="1870" w:type="dxa"/>
            <w:tcBorders>
              <w:top w:val="single" w:sz="4" w:space="0" w:color="000000"/>
              <w:left w:val="single" w:sz="4" w:space="0" w:color="000000"/>
              <w:bottom w:val="single" w:sz="4" w:space="0" w:color="000000"/>
              <w:right w:val="single" w:sz="4" w:space="0" w:color="000000"/>
            </w:tcBorders>
          </w:tcPr>
          <w:p w14:paraId="4F2E835E" w14:textId="77777777" w:rsidR="00720A45" w:rsidRDefault="00720A45" w:rsidP="00747C6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0.76</w:t>
            </w:r>
          </w:p>
        </w:tc>
      </w:tr>
    </w:tbl>
    <w:p w14:paraId="349CF378" w14:textId="77777777" w:rsidR="00720A45" w:rsidRDefault="00720A45" w:rsidP="00720A45">
      <w:pPr>
        <w:spacing w:line="480" w:lineRule="auto"/>
        <w:rPr>
          <w:rFonts w:ascii="Times New Roman" w:eastAsia="Times New Roman" w:hAnsi="Times New Roman" w:cs="Times New Roman"/>
          <w:b/>
          <w:bCs/>
          <w:sz w:val="24"/>
          <w:szCs w:val="24"/>
        </w:rPr>
      </w:pPr>
    </w:p>
    <w:p w14:paraId="0A604291" w14:textId="3220E314" w:rsidR="00720A45" w:rsidRPr="009F4F49" w:rsidRDefault="00720A45">
      <w:pPr>
        <w:spacing w:line="480" w:lineRule="auto"/>
        <w:rPr>
          <w:rFonts w:ascii="Times New Roman" w:eastAsia="Times New Roman" w:hAnsi="Times New Roman" w:cs="Times New Roman"/>
          <w:sz w:val="26"/>
          <w:szCs w:val="26"/>
        </w:rPr>
      </w:pPr>
      <w:r>
        <w:rPr>
          <w:rFonts w:ascii="Times New Roman" w:eastAsia="Times New Roman" w:hAnsi="Times New Roman" w:cs="Times New Roman"/>
          <w:b/>
          <w:bCs/>
          <w:sz w:val="24"/>
          <w:szCs w:val="24"/>
        </w:rPr>
        <w:t xml:space="preserve">Table 2. </w:t>
      </w:r>
      <w:r>
        <w:rPr>
          <w:rFonts w:ascii="Times New Roman" w:eastAsia="Times New Roman" w:hAnsi="Times New Roman" w:cs="Times New Roman"/>
          <w:sz w:val="24"/>
          <w:szCs w:val="24"/>
        </w:rPr>
        <w:t>Control/pheromone abundance ratios (± SE) for dominant predator taxa. Ratios were estimated from generalized linear mixed models; values significantly different from 1 would indicate treatment effects. No significant differences were detected (</w:t>
      </w:r>
      <w:r>
        <w:rPr>
          <w:rFonts w:ascii="Times New Roman" w:eastAsia="Times New Roman" w:hAnsi="Times New Roman" w:cs="Times New Roman"/>
          <w:i/>
          <w:iCs/>
          <w:sz w:val="24"/>
          <w:szCs w:val="24"/>
        </w:rPr>
        <w:t>p</w:t>
      </w:r>
      <w:r>
        <w:rPr>
          <w:rFonts w:ascii="Times New Roman" w:eastAsia="Times New Roman" w:hAnsi="Times New Roman" w:cs="Times New Roman"/>
          <w:sz w:val="24"/>
          <w:szCs w:val="24"/>
        </w:rPr>
        <w:t xml:space="preserve"> &lt; 0.05).</w:t>
      </w:r>
    </w:p>
    <w:sectPr w:rsidR="00720A45" w:rsidRPr="009F4F49">
      <w:footerReference w:type="default" r:id="rId36"/>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Gen-Chang Hsu" w:date="2026-07-18T21:40:00Z" w:initials="GH">
    <w:p w14:paraId="68323251" w14:textId="77777777" w:rsidR="003A6B5A" w:rsidRDefault="003E4AF9" w:rsidP="003A6B5A">
      <w:pPr>
        <w:pStyle w:val="CommentText"/>
      </w:pPr>
      <w:r>
        <w:rPr>
          <w:rStyle w:val="CommentReference"/>
        </w:rPr>
        <w:annotationRef/>
      </w:r>
      <w:r w:rsidR="003A6B5A">
        <w:t>Maybe add a citation for this (and update the response letter as well)?</w:t>
      </w:r>
    </w:p>
  </w:comment>
  <w:comment w:id="45" w:author="Gen-Chang Hsu" w:date="2026-07-19T13:16:00Z" w:initials="GH">
    <w:p w14:paraId="53645780" w14:textId="77777777" w:rsidR="008A5C73" w:rsidRDefault="008A5C73" w:rsidP="008A5C73">
      <w:pPr>
        <w:pStyle w:val="CommentText"/>
      </w:pPr>
      <w:r>
        <w:rPr>
          <w:rStyle w:val="CommentReference"/>
        </w:rPr>
        <w:annotationRef/>
      </w:r>
      <w:r>
        <w:t>et al.?</w:t>
      </w:r>
    </w:p>
  </w:comment>
  <w:comment w:id="63" w:author="Gen-Chang Hsu" w:date="2026-07-19T13:21:00Z" w:initials="GH">
    <w:p w14:paraId="1F40AB04" w14:textId="77777777" w:rsidR="008A5C73" w:rsidRDefault="008A5C73" w:rsidP="008A5C73">
      <w:pPr>
        <w:pStyle w:val="CommentText"/>
      </w:pPr>
      <w:r>
        <w:rPr>
          <w:rStyle w:val="CommentReference"/>
        </w:rPr>
        <w:annotationRef/>
      </w:r>
      <w:r>
        <w:t>Maybe change it to “five to seven” (my bad; but I think numbers less than 10 should be spelled out).</w:t>
      </w:r>
    </w:p>
  </w:comment>
  <w:comment w:id="100" w:author="Gen-Chang Hsu" w:date="2026-07-19T19:54:00Z" w:initials="GH">
    <w:p w14:paraId="7072EB18" w14:textId="77777777" w:rsidR="006324F8" w:rsidRDefault="006324F8" w:rsidP="006324F8">
      <w:pPr>
        <w:pStyle w:val="CommentText"/>
      </w:pPr>
      <w:r>
        <w:rPr>
          <w:rStyle w:val="CommentReference"/>
        </w:rPr>
        <w:annotationRef/>
      </w:r>
      <w:r>
        <w:t>We did have predation rates data from lab experiments, so maybe say “predator behavior in the field was not ...”? Also update the response letter if you decide to change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323251" w15:done="0"/>
  <w15:commentEx w15:paraId="53645780" w15:done="0"/>
  <w15:commentEx w15:paraId="1F40AB04" w15:done="0"/>
  <w15:commentEx w15:paraId="7072EB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E6503D" w16cex:dateUtc="2026-07-19T01:40:00Z"/>
  <w16cex:commentExtensible w16cex:durableId="40C7550A" w16cex:dateUtc="2026-07-19T17:16:00Z"/>
  <w16cex:commentExtensible w16cex:durableId="45BD5517" w16cex:dateUtc="2026-07-19T17:21:00Z"/>
  <w16cex:commentExtensible w16cex:durableId="6BD95A01" w16cex:dateUtc="2026-07-19T2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323251" w16cid:durableId="32E6503D"/>
  <w16cid:commentId w16cid:paraId="53645780" w16cid:durableId="40C7550A"/>
  <w16cid:commentId w16cid:paraId="1F40AB04" w16cid:durableId="45BD5517"/>
  <w16cid:commentId w16cid:paraId="7072EB18" w16cid:durableId="6BD95A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9CB6" w14:textId="77777777" w:rsidR="00174F18" w:rsidRDefault="00174F18" w:rsidP="00FB7E66">
      <w:pPr>
        <w:spacing w:after="0" w:line="240" w:lineRule="auto"/>
      </w:pPr>
      <w:r>
        <w:separator/>
      </w:r>
    </w:p>
  </w:endnote>
  <w:endnote w:type="continuationSeparator" w:id="0">
    <w:p w14:paraId="6C7F3417" w14:textId="77777777" w:rsidR="00174F18" w:rsidRDefault="00174F18" w:rsidP="00FB7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41363DB4-ACCC-4268-86AC-78FAB4A16869}"/>
    <w:embedBold r:id="rId2" w:fontKey="{6940C004-52A4-4316-B63B-8AFE85F442B0}"/>
    <w:embedItalic r:id="rId3" w:fontKey="{3B4C4AE8-97D9-4087-982D-B95EE5AF48F2}"/>
  </w:font>
  <w:font w:name="Play">
    <w:charset w:val="00"/>
    <w:family w:val="auto"/>
    <w:pitch w:val="default"/>
    <w:embedRegular r:id="rId4" w:fontKey="{D48DEF54-8D21-4D11-BD09-205F4F5C94BC}"/>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5" w:fontKey="{9FE5788A-D1F7-49BC-85F4-D20B0F09D2C9}"/>
  </w:font>
  <w:font w:name="Cambria">
    <w:panose1 w:val="02040503050406030204"/>
    <w:charset w:val="00"/>
    <w:family w:val="roman"/>
    <w:pitch w:val="variable"/>
    <w:sig w:usb0="E00006FF" w:usb1="420024FF" w:usb2="02000000" w:usb3="00000000" w:csb0="0000019F" w:csb1="00000000"/>
    <w:embedRegular r:id="rId6" w:fontKey="{C7325409-C1CD-462A-A6F8-98A5CF579A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9267759"/>
      <w:docPartObj>
        <w:docPartGallery w:val="Page Numbers (Bottom of Page)"/>
        <w:docPartUnique/>
      </w:docPartObj>
    </w:sdtPr>
    <w:sdtEndPr>
      <w:rPr>
        <w:noProof/>
      </w:rPr>
    </w:sdtEndPr>
    <w:sdtContent>
      <w:p w14:paraId="3A1A3199" w14:textId="48897A3F" w:rsidR="00FB7E66" w:rsidRDefault="00FB7E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77A68F" w14:textId="77777777" w:rsidR="00FB7E66" w:rsidRDefault="00FB7E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22DAE" w14:textId="77777777" w:rsidR="00174F18" w:rsidRDefault="00174F18" w:rsidP="00FB7E66">
      <w:pPr>
        <w:spacing w:after="0" w:line="240" w:lineRule="auto"/>
      </w:pPr>
      <w:r>
        <w:separator/>
      </w:r>
    </w:p>
  </w:footnote>
  <w:footnote w:type="continuationSeparator" w:id="0">
    <w:p w14:paraId="40AB7079" w14:textId="77777777" w:rsidR="00174F18" w:rsidRDefault="00174F18" w:rsidP="00FB7E6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Martinez">
    <w15:presenceInfo w15:providerId="AD" w15:userId="S::lm699@cornell.edu::6f1c9ece-8401-4d82-b7bf-1eee24673e84"/>
  </w15:person>
  <w15:person w15:author="Gen-Chang Hsu">
    <w15:presenceInfo w15:providerId="Windows Live" w15:userId="a7788e04cdabcc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382"/>
    <w:rsid w:val="00002C73"/>
    <w:rsid w:val="00016292"/>
    <w:rsid w:val="00033D46"/>
    <w:rsid w:val="00036DCB"/>
    <w:rsid w:val="00045C8B"/>
    <w:rsid w:val="000468CB"/>
    <w:rsid w:val="000741AF"/>
    <w:rsid w:val="000A11ED"/>
    <w:rsid w:val="000A7ABC"/>
    <w:rsid w:val="000B2BF2"/>
    <w:rsid w:val="000C1E91"/>
    <w:rsid w:val="000D6E37"/>
    <w:rsid w:val="000F6F2F"/>
    <w:rsid w:val="00110878"/>
    <w:rsid w:val="00122783"/>
    <w:rsid w:val="00155D38"/>
    <w:rsid w:val="00174F18"/>
    <w:rsid w:val="001956D9"/>
    <w:rsid w:val="001A2337"/>
    <w:rsid w:val="001E5D22"/>
    <w:rsid w:val="001E7B13"/>
    <w:rsid w:val="00224109"/>
    <w:rsid w:val="00232B60"/>
    <w:rsid w:val="002404FE"/>
    <w:rsid w:val="00246773"/>
    <w:rsid w:val="002767C6"/>
    <w:rsid w:val="00281382"/>
    <w:rsid w:val="002A4EA4"/>
    <w:rsid w:val="002B2F9B"/>
    <w:rsid w:val="002D039E"/>
    <w:rsid w:val="002E2F18"/>
    <w:rsid w:val="00317AE4"/>
    <w:rsid w:val="0032765B"/>
    <w:rsid w:val="00333D08"/>
    <w:rsid w:val="00350FF2"/>
    <w:rsid w:val="003A6B5A"/>
    <w:rsid w:val="003B1136"/>
    <w:rsid w:val="003B37CD"/>
    <w:rsid w:val="003B64B6"/>
    <w:rsid w:val="003C13AD"/>
    <w:rsid w:val="003E4AF9"/>
    <w:rsid w:val="00423690"/>
    <w:rsid w:val="00437C83"/>
    <w:rsid w:val="00480C81"/>
    <w:rsid w:val="004B10E0"/>
    <w:rsid w:val="004B5549"/>
    <w:rsid w:val="004B63E6"/>
    <w:rsid w:val="004F7CBB"/>
    <w:rsid w:val="00507CA6"/>
    <w:rsid w:val="0052233A"/>
    <w:rsid w:val="005715F1"/>
    <w:rsid w:val="00574045"/>
    <w:rsid w:val="00585FC4"/>
    <w:rsid w:val="00591FBB"/>
    <w:rsid w:val="005B1E45"/>
    <w:rsid w:val="005C2B8F"/>
    <w:rsid w:val="006324F8"/>
    <w:rsid w:val="00641033"/>
    <w:rsid w:val="006858F0"/>
    <w:rsid w:val="006B2719"/>
    <w:rsid w:val="006E45C7"/>
    <w:rsid w:val="00720A45"/>
    <w:rsid w:val="007610B7"/>
    <w:rsid w:val="00763575"/>
    <w:rsid w:val="007818E9"/>
    <w:rsid w:val="007A0699"/>
    <w:rsid w:val="007D2061"/>
    <w:rsid w:val="007F15A5"/>
    <w:rsid w:val="007F63E4"/>
    <w:rsid w:val="0081507C"/>
    <w:rsid w:val="0083252E"/>
    <w:rsid w:val="008365F2"/>
    <w:rsid w:val="00846978"/>
    <w:rsid w:val="0086592A"/>
    <w:rsid w:val="008870CD"/>
    <w:rsid w:val="00890B34"/>
    <w:rsid w:val="00897BD9"/>
    <w:rsid w:val="008A5C73"/>
    <w:rsid w:val="008B7F06"/>
    <w:rsid w:val="008D05BE"/>
    <w:rsid w:val="008D2A9B"/>
    <w:rsid w:val="008F689C"/>
    <w:rsid w:val="00913C43"/>
    <w:rsid w:val="00940C54"/>
    <w:rsid w:val="00954313"/>
    <w:rsid w:val="00955798"/>
    <w:rsid w:val="0096594F"/>
    <w:rsid w:val="009925EF"/>
    <w:rsid w:val="009A4F4F"/>
    <w:rsid w:val="009C0AF4"/>
    <w:rsid w:val="009C4EAB"/>
    <w:rsid w:val="009E67E9"/>
    <w:rsid w:val="009F4F49"/>
    <w:rsid w:val="00A3564E"/>
    <w:rsid w:val="00A55F80"/>
    <w:rsid w:val="00A64B32"/>
    <w:rsid w:val="00A66C22"/>
    <w:rsid w:val="00A67EEF"/>
    <w:rsid w:val="00A70227"/>
    <w:rsid w:val="00A779D8"/>
    <w:rsid w:val="00A9240F"/>
    <w:rsid w:val="00A97AAD"/>
    <w:rsid w:val="00AB5410"/>
    <w:rsid w:val="00B325DD"/>
    <w:rsid w:val="00B71CD9"/>
    <w:rsid w:val="00B742DA"/>
    <w:rsid w:val="00BC0618"/>
    <w:rsid w:val="00BD7023"/>
    <w:rsid w:val="00BE199F"/>
    <w:rsid w:val="00C250A4"/>
    <w:rsid w:val="00C47F31"/>
    <w:rsid w:val="00C50C35"/>
    <w:rsid w:val="00C54D22"/>
    <w:rsid w:val="00C6449F"/>
    <w:rsid w:val="00C87F64"/>
    <w:rsid w:val="00C9362C"/>
    <w:rsid w:val="00CB4F47"/>
    <w:rsid w:val="00CD1C53"/>
    <w:rsid w:val="00CD4726"/>
    <w:rsid w:val="00CE228D"/>
    <w:rsid w:val="00CF5A56"/>
    <w:rsid w:val="00D54759"/>
    <w:rsid w:val="00D8681E"/>
    <w:rsid w:val="00DA2FDE"/>
    <w:rsid w:val="00DA34A7"/>
    <w:rsid w:val="00E002D4"/>
    <w:rsid w:val="00E03955"/>
    <w:rsid w:val="00E042FE"/>
    <w:rsid w:val="00E2494D"/>
    <w:rsid w:val="00E30484"/>
    <w:rsid w:val="00E40531"/>
    <w:rsid w:val="00E6432B"/>
    <w:rsid w:val="00E746B0"/>
    <w:rsid w:val="00E8652B"/>
    <w:rsid w:val="00EB2DF7"/>
    <w:rsid w:val="00EF34F3"/>
    <w:rsid w:val="00F065B2"/>
    <w:rsid w:val="00F2338B"/>
    <w:rsid w:val="00F24C03"/>
    <w:rsid w:val="00F33F6D"/>
    <w:rsid w:val="00F37719"/>
    <w:rsid w:val="00F462D1"/>
    <w:rsid w:val="00F5121B"/>
    <w:rsid w:val="00F53AC2"/>
    <w:rsid w:val="00F6600B"/>
    <w:rsid w:val="00F7288B"/>
    <w:rsid w:val="00F73DCE"/>
    <w:rsid w:val="00F83827"/>
    <w:rsid w:val="00FB31C5"/>
    <w:rsid w:val="00FB7E66"/>
    <w:rsid w:val="00FC7E8D"/>
    <w:rsid w:val="00FD09F7"/>
    <w:rsid w:val="00FD3B6F"/>
    <w:rsid w:val="00FF2F19"/>
    <w:rsid w:val="00FF6B47"/>
    <w:rsid w:val="00FF701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90EA"/>
  <w15:docId w15:val="{58F0E963-AC98-427C-B16F-A4DE6FD05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DA34A7"/>
  </w:style>
  <w:style w:type="paragraph" w:styleId="Header">
    <w:name w:val="header"/>
    <w:basedOn w:val="Normal"/>
    <w:link w:val="HeaderChar"/>
    <w:uiPriority w:val="99"/>
    <w:unhideWhenUsed/>
    <w:rsid w:val="00FB7E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E66"/>
  </w:style>
  <w:style w:type="paragraph" w:styleId="Footer">
    <w:name w:val="footer"/>
    <w:basedOn w:val="Normal"/>
    <w:link w:val="FooterChar"/>
    <w:uiPriority w:val="99"/>
    <w:unhideWhenUsed/>
    <w:rsid w:val="00FB7E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E66"/>
  </w:style>
  <w:style w:type="paragraph" w:styleId="Revision">
    <w:name w:val="Revision"/>
    <w:hidden/>
    <w:uiPriority w:val="99"/>
    <w:semiHidden/>
    <w:rsid w:val="002404FE"/>
    <w:pPr>
      <w:spacing w:after="0" w:line="240" w:lineRule="auto"/>
    </w:pPr>
  </w:style>
  <w:style w:type="character" w:styleId="Hyperlink">
    <w:name w:val="Hyperlink"/>
    <w:basedOn w:val="DefaultParagraphFont"/>
    <w:uiPriority w:val="99"/>
    <w:unhideWhenUsed/>
    <w:rsid w:val="00591FBB"/>
    <w:rPr>
      <w:color w:val="0000FF" w:themeColor="hyperlink"/>
      <w:u w:val="single"/>
    </w:rPr>
  </w:style>
  <w:style w:type="character" w:styleId="UnresolvedMention">
    <w:name w:val="Unresolved Mention"/>
    <w:basedOn w:val="DefaultParagraphFont"/>
    <w:uiPriority w:val="99"/>
    <w:semiHidden/>
    <w:unhideWhenUsed/>
    <w:rsid w:val="00591FB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3E4AF9"/>
    <w:rPr>
      <w:b/>
      <w:bCs/>
    </w:rPr>
  </w:style>
  <w:style w:type="character" w:customStyle="1" w:styleId="CommentSubjectChar">
    <w:name w:val="Comment Subject Char"/>
    <w:basedOn w:val="CommentTextChar"/>
    <w:link w:val="CommentSubject"/>
    <w:uiPriority w:val="99"/>
    <w:semiHidden/>
    <w:rsid w:val="003E4A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zotero.org/google-docs/?YpSfKE" TargetMode="External"/><Relationship Id="rId18" Type="http://schemas.microsoft.com/office/2016/09/relationships/commentsIds" Target="commentsIds.xml"/><Relationship Id="rId26" Type="http://schemas.openxmlformats.org/officeDocument/2006/relationships/hyperlink" Target="https://www.zotero.org/google-docs/?r5wygj" TargetMode="External"/><Relationship Id="rId39" Type="http://schemas.openxmlformats.org/officeDocument/2006/relationships/theme" Target="theme/theme1.xml"/><Relationship Id="rId21" Type="http://schemas.openxmlformats.org/officeDocument/2006/relationships/hyperlink" Target="https://www.zotero.org/google-docs/?K58rBl" TargetMode="External"/><Relationship Id="rId34" Type="http://schemas.openxmlformats.org/officeDocument/2006/relationships/hyperlink" Target="https://doi.org/10.1016/B978-0-12-821237-0.00013-5" TargetMode="External"/><Relationship Id="rId7" Type="http://schemas.openxmlformats.org/officeDocument/2006/relationships/hyperlink" Target="https://www.zotero.org/google-docs/?FiuiGl" TargetMode="External"/><Relationship Id="rId12" Type="http://schemas.openxmlformats.org/officeDocument/2006/relationships/hyperlink" Target="https://www.zotero.org/google-docs/?PY2656" TargetMode="External"/><Relationship Id="rId17" Type="http://schemas.microsoft.com/office/2011/relationships/commentsExtended" Target="commentsExtended.xml"/><Relationship Id="rId25" Type="http://schemas.openxmlformats.org/officeDocument/2006/relationships/hyperlink" Target="https://www.zotero.org/google-docs/?HCCe0G" TargetMode="External"/><Relationship Id="rId33" Type="http://schemas.openxmlformats.org/officeDocument/2006/relationships/hyperlink" Target="https://doi.org/10.1007/s001140100243" TargetMode="External"/><Relationship Id="rId38" Type="http://schemas.microsoft.com/office/2011/relationships/people" Target="people.xml"/><Relationship Id="rId2" Type="http://schemas.openxmlformats.org/officeDocument/2006/relationships/settings" Target="settings.xml"/><Relationship Id="rId16" Type="http://schemas.openxmlformats.org/officeDocument/2006/relationships/comments" Target="comments.xml"/><Relationship Id="rId20" Type="http://schemas.openxmlformats.org/officeDocument/2006/relationships/hyperlink" Target="https://www.zotero.org/google-docs/?cpMUy3" TargetMode="External"/><Relationship Id="rId29" Type="http://schemas.openxmlformats.org/officeDocument/2006/relationships/hyperlink" Target="https://www.zotero.org/google-docs/?broken=kubqj9" TargetMode="External"/><Relationship Id="rId1" Type="http://schemas.openxmlformats.org/officeDocument/2006/relationships/styles" Target="styles.xml"/><Relationship Id="rId6" Type="http://schemas.openxmlformats.org/officeDocument/2006/relationships/hyperlink" Target="https://www.zotero.org/google-docs/?DIbX68" TargetMode="External"/><Relationship Id="rId11" Type="http://schemas.openxmlformats.org/officeDocument/2006/relationships/hyperlink" Target="https://www.zotero.org/google-docs/?IJXSFE" TargetMode="External"/><Relationship Id="rId24" Type="http://schemas.openxmlformats.org/officeDocument/2006/relationships/hyperlink" Target="https://www.zotero.org/google-docs/?BcD6Gw" TargetMode="External"/><Relationship Id="rId32" Type="http://schemas.openxmlformats.org/officeDocument/2006/relationships/hyperlink" Target="https://doi.org/10.1371/journal.pone.0279646"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www.zotero.org/google-docs/?r25fzA" TargetMode="External"/><Relationship Id="rId23" Type="http://schemas.openxmlformats.org/officeDocument/2006/relationships/hyperlink" Target="https://www.zotero.org/google-docs/?n9J3CG" TargetMode="External"/><Relationship Id="rId28" Type="http://schemas.openxmlformats.org/officeDocument/2006/relationships/hyperlink" Target="https://www.zotero.org/google-docs/?broken=kubqj9" TargetMode="External"/><Relationship Id="rId36" Type="http://schemas.openxmlformats.org/officeDocument/2006/relationships/footer" Target="footer1.xml"/><Relationship Id="rId10" Type="http://schemas.openxmlformats.org/officeDocument/2006/relationships/hyperlink" Target="https://www.zotero.org/google-docs/?SnA4X9" TargetMode="External"/><Relationship Id="rId19" Type="http://schemas.microsoft.com/office/2018/08/relationships/commentsExtensible" Target="commentsExtensible.xml"/><Relationship Id="rId31" Type="http://schemas.openxmlformats.org/officeDocument/2006/relationships/hyperlink" Target="https://doi.org/10.1007/s00442-014-3069-5" TargetMode="External"/><Relationship Id="rId4" Type="http://schemas.openxmlformats.org/officeDocument/2006/relationships/footnotes" Target="footnotes.xml"/><Relationship Id="rId9" Type="http://schemas.openxmlformats.org/officeDocument/2006/relationships/hyperlink" Target="https://www.zotero.org/google-docs/?8fPbCb" TargetMode="External"/><Relationship Id="rId14" Type="http://schemas.openxmlformats.org/officeDocument/2006/relationships/hyperlink" Target="https://www.zotero.org/google-docs/?ImNVRm" TargetMode="External"/><Relationship Id="rId22" Type="http://schemas.openxmlformats.org/officeDocument/2006/relationships/hyperlink" Target="https://www.zotero.org/google-docs/?K58rBl" TargetMode="External"/><Relationship Id="rId27" Type="http://schemas.openxmlformats.org/officeDocument/2006/relationships/hyperlink" Target="https://www.zotero.org/google-docs/?6SuKEO" TargetMode="External"/><Relationship Id="rId30" Type="http://schemas.openxmlformats.org/officeDocument/2006/relationships/hyperlink" Target="https://doi.org/10.1186/1472-6785-11-1" TargetMode="External"/><Relationship Id="rId35" Type="http://schemas.openxmlformats.org/officeDocument/2006/relationships/hyperlink" Target="https://doi.org/10.1007/s10886-023-01437-y" TargetMode="External"/><Relationship Id="rId8" Type="http://schemas.openxmlformats.org/officeDocument/2006/relationships/hyperlink" Target="https://www.zotero.org/google-docs/?wgqBpe" TargetMode="External"/><Relationship Id="rId3"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359</TotalTime>
  <Pages>31</Pages>
  <Words>8576</Words>
  <Characters>48889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Laura Martinez</dc:creator>
  <cp:lastModifiedBy>Gen-Chang Hsu</cp:lastModifiedBy>
  <cp:revision>138</cp:revision>
  <dcterms:created xsi:type="dcterms:W3CDTF">2026-04-29T15:27:00Z</dcterms:created>
  <dcterms:modified xsi:type="dcterms:W3CDTF">2026-07-19T23:57:00Z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id="5E0hohGP"/&gt;&lt;style id="http://www.zotero.org/styles/apa" locale="en-US" hasBibliography="1" bibliographyStyleHasBeenSet="1"/&gt;&lt;prefs&gt;&lt;pref name="fieldType" value="Field"/&gt;&lt;/prefs&gt;&lt;/data&gt;</vt:lpwstr>
  </property>
</Properties>
</file>